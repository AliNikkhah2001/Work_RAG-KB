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8197D" w:rsidRPr="000C1D37" w:rsidRDefault="00F61469">
      <w:pPr>
        <w:bidi/>
        <w:spacing w:line="360" w:lineRule="auto"/>
        <w:jc w:val="both"/>
        <w:rPr>
          <w:rFonts w:cs="B Zar"/>
          <w:sz w:val="32"/>
          <w:szCs w:val="32"/>
        </w:rPr>
        <w:pPrChange w:id="0" w:author="Fatemeh Mohammadi" w:date="2025-10-08T13:27:00Z">
          <w:pPr>
            <w:bidi/>
            <w:jc w:val="both"/>
          </w:pPr>
        </w:pPrChange>
      </w:pPr>
      <w:r w:rsidRPr="000C1D37">
        <w:rPr>
          <w:rFonts w:cs="B Zar"/>
          <w:b/>
          <w:sz w:val="32"/>
          <w:szCs w:val="32"/>
          <w:rtl/>
        </w:rPr>
        <w:t>سوال</w:t>
      </w:r>
      <w:r w:rsidRPr="000C1D37">
        <w:rPr>
          <w:rFonts w:cs="B Zar"/>
          <w:sz w:val="32"/>
          <w:szCs w:val="32"/>
          <w:rtl/>
        </w:rPr>
        <w:t>1: سلام، توی گزارش امتیاز اعتباری من نوشته “بدهی تعهدات مشکوک‌الوصول/معوق در سامانه سمات بانک مرکزی ثبت شده است.” یعنی چی و چیکار کنم؟</w:t>
      </w:r>
    </w:p>
    <w:p w14:paraId="00000002" w14:textId="77777777" w:rsidR="0028197D" w:rsidRPr="000C1D37" w:rsidRDefault="00F61469">
      <w:pPr>
        <w:bidi/>
        <w:spacing w:line="360" w:lineRule="auto"/>
        <w:jc w:val="both"/>
        <w:rPr>
          <w:rFonts w:cs="B Zar"/>
          <w:sz w:val="32"/>
          <w:szCs w:val="32"/>
        </w:rPr>
        <w:pPrChange w:id="1" w:author="Fatemeh Mohammadi" w:date="2025-10-08T13:27:00Z">
          <w:pPr>
            <w:bidi/>
            <w:jc w:val="both"/>
          </w:pPr>
        </w:pPrChange>
      </w:pPr>
      <w:r w:rsidRPr="000C1D37">
        <w:rPr>
          <w:rFonts w:cs="B Zar"/>
          <w:b/>
          <w:sz w:val="32"/>
          <w:szCs w:val="32"/>
          <w:rtl/>
        </w:rPr>
        <w:t>پاسخ</w:t>
      </w:r>
      <w:r w:rsidRPr="000C1D37">
        <w:rPr>
          <w:rFonts w:cs="B Zar"/>
          <w:sz w:val="32"/>
          <w:szCs w:val="32"/>
        </w:rPr>
        <w:t xml:space="preserve"> :</w:t>
      </w:r>
    </w:p>
    <w:p w14:paraId="00000003" w14:textId="5ADF9905" w:rsidR="0028197D" w:rsidRPr="000C1D37" w:rsidRDefault="00F61469">
      <w:pPr>
        <w:bidi/>
        <w:spacing w:line="360" w:lineRule="auto"/>
        <w:jc w:val="both"/>
        <w:rPr>
          <w:rFonts w:cs="B Zar"/>
          <w:sz w:val="32"/>
          <w:szCs w:val="32"/>
        </w:rPr>
        <w:pPrChange w:id="2" w:author="Fatemeh Mohammadi" w:date="2025-10-08T13:27:00Z">
          <w:pPr>
            <w:bidi/>
            <w:jc w:val="both"/>
          </w:pPr>
        </w:pPrChange>
      </w:pPr>
      <w:r w:rsidRPr="000C1D37">
        <w:rPr>
          <w:rFonts w:cs="B Zar"/>
          <w:sz w:val="32"/>
          <w:szCs w:val="32"/>
          <w:rtl/>
        </w:rPr>
        <w:t xml:space="preserve"> این یعنی شما در سامانه “سمات” بانک مرکزی، بدهی یا تعهدی دارید که عقب افتاده</w:t>
      </w:r>
      <w:r w:rsidR="000C1D37" w:rsidRPr="000C1D37">
        <w:rPr>
          <w:rFonts w:cs="B Zar" w:hint="cs"/>
          <w:sz w:val="32"/>
          <w:szCs w:val="32"/>
          <w:rtl/>
          <w:lang w:bidi="fa-IR"/>
        </w:rPr>
        <w:t xml:space="preserve"> است</w:t>
      </w:r>
      <w:r w:rsidRPr="000C1D37">
        <w:rPr>
          <w:rFonts w:cs="B Zar"/>
          <w:sz w:val="32"/>
          <w:szCs w:val="32"/>
          <w:rtl/>
        </w:rPr>
        <w:t xml:space="preserve"> یا </w:t>
      </w:r>
      <w:r w:rsidRPr="000C1D37">
        <w:rPr>
          <w:rFonts w:cs="B Zar"/>
          <w:color w:val="FF0000"/>
          <w:sz w:val="32"/>
          <w:szCs w:val="32"/>
          <w:rtl/>
        </w:rPr>
        <w:t xml:space="preserve">وصولش مشکل </w:t>
      </w:r>
      <w:r w:rsidR="000C1D37">
        <w:rPr>
          <w:rFonts w:cs="B Zar" w:hint="cs"/>
          <w:color w:val="FF0000"/>
          <w:sz w:val="32"/>
          <w:szCs w:val="32"/>
          <w:rtl/>
        </w:rPr>
        <w:t>داشته است</w:t>
      </w:r>
      <w:r w:rsidRPr="000C1D37">
        <w:rPr>
          <w:rFonts w:cs="B Zar"/>
          <w:color w:val="FF0000"/>
          <w:sz w:val="32"/>
          <w:szCs w:val="32"/>
          <w:rtl/>
        </w:rPr>
        <w:t xml:space="preserve"> </w:t>
      </w:r>
      <w:r w:rsidRPr="000C1D37">
        <w:rPr>
          <w:rFonts w:cs="B Zar"/>
          <w:sz w:val="32"/>
          <w:szCs w:val="32"/>
          <w:rtl/>
        </w:rPr>
        <w:t>و باعث کاهش امتیاز</w:t>
      </w:r>
      <w:r w:rsidR="000C1D37">
        <w:rPr>
          <w:rFonts w:cs="B Zar" w:hint="cs"/>
          <w:sz w:val="32"/>
          <w:szCs w:val="32"/>
          <w:rtl/>
        </w:rPr>
        <w:t xml:space="preserve"> </w:t>
      </w:r>
      <w:r w:rsidR="000C1D37" w:rsidRPr="000C1D37">
        <w:rPr>
          <w:rFonts w:cs="B Zar" w:hint="cs"/>
          <w:color w:val="FF0000"/>
          <w:sz w:val="32"/>
          <w:szCs w:val="32"/>
          <w:rtl/>
        </w:rPr>
        <w:t>اعتباری‌تان شده است.</w:t>
      </w:r>
    </w:p>
    <w:p w14:paraId="00000004" w14:textId="652B2619" w:rsidR="0028197D" w:rsidRDefault="000C1D37">
      <w:pPr>
        <w:bidi/>
        <w:spacing w:line="360" w:lineRule="auto"/>
        <w:jc w:val="both"/>
        <w:rPr>
          <w:rFonts w:cs="B Zar"/>
          <w:color w:val="FF0000"/>
          <w:sz w:val="32"/>
          <w:szCs w:val="32"/>
          <w:rtl/>
        </w:rPr>
        <w:pPrChange w:id="3" w:author="Fatemeh Mohammadi" w:date="2025-10-08T13:27:00Z">
          <w:pPr>
            <w:bidi/>
            <w:jc w:val="both"/>
          </w:pPr>
        </w:pPrChange>
      </w:pPr>
      <w:r>
        <w:rPr>
          <w:rFonts w:cs="B Zar" w:hint="cs"/>
          <w:color w:val="FF0000"/>
          <w:sz w:val="32"/>
          <w:szCs w:val="32"/>
          <w:rtl/>
        </w:rPr>
        <w:t>برای حل مشکل می بایست یا درصورت وجود بدهی</w:t>
      </w:r>
      <w:r w:rsidR="00F61469" w:rsidRPr="000C1D37">
        <w:rPr>
          <w:rFonts w:cs="B Zar"/>
          <w:sz w:val="32"/>
          <w:szCs w:val="32"/>
          <w:rtl/>
        </w:rPr>
        <w:t xml:space="preserve"> به نزدیکترین شعبه بانک</w:t>
      </w:r>
      <w:r>
        <w:rPr>
          <w:rFonts w:cs="B Zar" w:hint="cs"/>
          <w:sz w:val="32"/>
          <w:szCs w:val="32"/>
          <w:rtl/>
        </w:rPr>
        <w:t xml:space="preserve"> خود</w:t>
      </w:r>
      <w:r w:rsidR="00F61469" w:rsidRPr="000C1D37">
        <w:rPr>
          <w:rFonts w:cs="B Zar"/>
          <w:sz w:val="32"/>
          <w:szCs w:val="32"/>
          <w:rtl/>
        </w:rPr>
        <w:t xml:space="preserve"> مراجعه </w:t>
      </w:r>
      <w:r>
        <w:rPr>
          <w:rFonts w:cs="B Zar" w:hint="cs"/>
          <w:sz w:val="32"/>
          <w:szCs w:val="32"/>
          <w:rtl/>
        </w:rPr>
        <w:t>کرده</w:t>
      </w:r>
      <w:r w:rsidR="00F61469" w:rsidRPr="000C1D37">
        <w:rPr>
          <w:rFonts w:cs="B Zar"/>
          <w:sz w:val="32"/>
          <w:szCs w:val="32"/>
          <w:rtl/>
        </w:rPr>
        <w:t xml:space="preserve"> و درخواست “استعلام از سامانه سمات” </w:t>
      </w:r>
      <w:r>
        <w:rPr>
          <w:rFonts w:cs="B Zar" w:hint="cs"/>
          <w:sz w:val="32"/>
          <w:szCs w:val="32"/>
          <w:rtl/>
        </w:rPr>
        <w:t xml:space="preserve">بدهید، </w:t>
      </w:r>
      <w:r w:rsidRPr="000C1D37">
        <w:rPr>
          <w:rFonts w:cs="B Zar" w:hint="cs"/>
          <w:color w:val="FF0000"/>
          <w:sz w:val="32"/>
          <w:szCs w:val="32"/>
          <w:rtl/>
        </w:rPr>
        <w:t>پس از اطلاع از مبلغ بدهی بلافاصلخ پرداخت نمایید. و یا درصورت نداشتن بدهی و اطلاعات اشتباه در سامانه اعتراضات شرکت اعتبارسنجی ایران اعتراض خود را ثبت نمایید.</w:t>
      </w:r>
    </w:p>
    <w:p w14:paraId="0B00FA0C" w14:textId="77777777" w:rsidR="000C1D37" w:rsidRPr="000C1D37" w:rsidRDefault="000C1D37">
      <w:pPr>
        <w:bidi/>
        <w:spacing w:line="360" w:lineRule="auto"/>
        <w:jc w:val="both"/>
        <w:rPr>
          <w:rFonts w:cs="B Zar"/>
          <w:color w:val="FF0000"/>
          <w:sz w:val="32"/>
          <w:szCs w:val="32"/>
        </w:rPr>
        <w:pPrChange w:id="4" w:author="Fatemeh Mohammadi" w:date="2025-10-08T13:27:00Z">
          <w:pPr>
            <w:bidi/>
            <w:jc w:val="both"/>
          </w:pPr>
        </w:pPrChange>
      </w:pPr>
    </w:p>
    <w:p w14:paraId="00000005" w14:textId="77777777" w:rsidR="0028197D" w:rsidRPr="000C1D37" w:rsidRDefault="00F61469">
      <w:pPr>
        <w:bidi/>
        <w:spacing w:line="360" w:lineRule="auto"/>
        <w:jc w:val="both"/>
        <w:rPr>
          <w:rFonts w:cs="B Zar"/>
          <w:sz w:val="32"/>
          <w:szCs w:val="32"/>
        </w:rPr>
        <w:pPrChange w:id="5" w:author="Fatemeh Mohammadi" w:date="2025-10-08T13:27:00Z">
          <w:pPr>
            <w:bidi/>
            <w:jc w:val="both"/>
          </w:pPr>
        </w:pPrChange>
      </w:pPr>
      <w:r w:rsidRPr="000C1D37">
        <w:rPr>
          <w:rFonts w:cs="B Zar"/>
          <w:sz w:val="32"/>
          <w:szCs w:val="32"/>
          <w:rtl/>
        </w:rPr>
        <w:t>سوال2 : سلام، توی گزارش امتیاز اعتباری من نوشته “دلایل کاهش امتیاز: دارای بدهی در پرونده مالیات ثبت شده است.” این یعنی چی و چیکار باید بکنم؟</w:t>
      </w:r>
    </w:p>
    <w:p w14:paraId="00000006" w14:textId="77777777" w:rsidR="0028197D" w:rsidRPr="000C1D37" w:rsidRDefault="00F61469">
      <w:pPr>
        <w:bidi/>
        <w:spacing w:line="360" w:lineRule="auto"/>
        <w:jc w:val="both"/>
        <w:rPr>
          <w:rFonts w:cs="B Zar"/>
          <w:sz w:val="32"/>
          <w:szCs w:val="32"/>
        </w:rPr>
        <w:pPrChange w:id="6" w:author="Fatemeh Mohammadi" w:date="2025-10-08T13:27:00Z">
          <w:pPr>
            <w:bidi/>
            <w:jc w:val="both"/>
          </w:pPr>
        </w:pPrChange>
      </w:pPr>
      <w:r w:rsidRPr="000C1D37">
        <w:rPr>
          <w:rFonts w:cs="B Zar"/>
          <w:b/>
          <w:sz w:val="32"/>
          <w:szCs w:val="32"/>
          <w:rtl/>
        </w:rPr>
        <w:t xml:space="preserve">پاسخ </w:t>
      </w:r>
      <w:r w:rsidRPr="000C1D37">
        <w:rPr>
          <w:rFonts w:cs="B Zar"/>
          <w:sz w:val="32"/>
          <w:szCs w:val="32"/>
        </w:rPr>
        <w:t>:</w:t>
      </w:r>
    </w:p>
    <w:p w14:paraId="00000007" w14:textId="610CA555" w:rsidR="0028197D" w:rsidRPr="000C1D37" w:rsidRDefault="00F61469">
      <w:pPr>
        <w:bidi/>
        <w:spacing w:line="360" w:lineRule="auto"/>
        <w:jc w:val="both"/>
        <w:rPr>
          <w:rFonts w:cs="B Zar"/>
          <w:sz w:val="32"/>
          <w:szCs w:val="32"/>
        </w:rPr>
        <w:pPrChange w:id="7" w:author="Fatemeh Mohammadi" w:date="2025-10-08T13:27:00Z">
          <w:pPr>
            <w:bidi/>
            <w:jc w:val="both"/>
          </w:pPr>
        </w:pPrChange>
      </w:pPr>
      <w:r w:rsidRPr="000C1D37">
        <w:rPr>
          <w:rFonts w:cs="B Zar"/>
          <w:sz w:val="32"/>
          <w:szCs w:val="32"/>
          <w:rtl/>
        </w:rPr>
        <w:t>این یعنی بدهی مالیاتی شما به مرحله اجرا رسیده و سازمان مالیاتی این اطلاعات رو گزارش کرده</w:t>
      </w:r>
      <w:r w:rsidR="00E86CAF">
        <w:rPr>
          <w:rFonts w:cs="B Zar" w:hint="cs"/>
          <w:sz w:val="32"/>
          <w:szCs w:val="32"/>
          <w:rtl/>
        </w:rPr>
        <w:t xml:space="preserve"> است</w:t>
      </w:r>
      <w:r w:rsidRPr="000C1D37">
        <w:rPr>
          <w:rFonts w:cs="B Zar"/>
          <w:sz w:val="32"/>
          <w:szCs w:val="32"/>
          <w:rtl/>
        </w:rPr>
        <w:t>.</w:t>
      </w:r>
    </w:p>
    <w:p w14:paraId="00000008" w14:textId="155C8238" w:rsidR="0028197D" w:rsidRDefault="00F61469">
      <w:pPr>
        <w:bidi/>
        <w:spacing w:line="360" w:lineRule="auto"/>
        <w:jc w:val="both"/>
        <w:rPr>
          <w:rFonts w:cs="B Zar"/>
          <w:sz w:val="32"/>
          <w:szCs w:val="32"/>
          <w:rtl/>
        </w:rPr>
        <w:pPrChange w:id="8" w:author="Fatemeh Mohammadi" w:date="2025-10-08T13:27:00Z">
          <w:pPr>
            <w:bidi/>
            <w:jc w:val="both"/>
          </w:pPr>
        </w:pPrChange>
      </w:pPr>
      <w:r w:rsidRPr="000C1D37">
        <w:rPr>
          <w:rFonts w:cs="B Zar"/>
          <w:sz w:val="32"/>
          <w:szCs w:val="32"/>
          <w:rtl/>
        </w:rPr>
        <w:lastRenderedPageBreak/>
        <w:t>برای پیگیری: باید به سایت مالیات من (</w:t>
      </w:r>
      <w:r>
        <w:fldChar w:fldCharType="begin"/>
      </w:r>
      <w:r>
        <w:instrText>HYPERLINK "http://tax.gov.ir" \h</w:instrText>
      </w:r>
      <w:r>
        <w:fldChar w:fldCharType="separate"/>
      </w:r>
      <w:r w:rsidRPr="000C1D37">
        <w:rPr>
          <w:rFonts w:cs="B Zar"/>
          <w:color w:val="0563C1"/>
          <w:sz w:val="32"/>
          <w:szCs w:val="32"/>
        </w:rPr>
        <w:t>tax.gov.ir</w:t>
      </w:r>
      <w:r>
        <w:rPr>
          <w:rFonts w:cs="B Zar"/>
          <w:color w:val="0563C1"/>
          <w:sz w:val="32"/>
          <w:szCs w:val="32"/>
        </w:rPr>
        <w:fldChar w:fldCharType="end"/>
      </w:r>
      <w:r w:rsidRPr="000C1D37">
        <w:rPr>
          <w:rFonts w:cs="B Zar"/>
          <w:sz w:val="32"/>
          <w:szCs w:val="32"/>
          <w:rtl/>
        </w:rPr>
        <w:t xml:space="preserve">) مراجعه </w:t>
      </w:r>
      <w:r w:rsidR="00E86CAF">
        <w:rPr>
          <w:rFonts w:cs="B Zar" w:hint="cs"/>
          <w:sz w:val="32"/>
          <w:szCs w:val="32"/>
          <w:rtl/>
        </w:rPr>
        <w:t>کرده</w:t>
      </w:r>
      <w:r w:rsidR="00E86CAF">
        <w:rPr>
          <w:rFonts w:cs="B Zar" w:hint="cs"/>
          <w:sz w:val="32"/>
          <w:szCs w:val="32"/>
          <w:rtl/>
          <w:lang w:val="en-US" w:bidi="fa-IR"/>
        </w:rPr>
        <w:t xml:space="preserve"> و</w:t>
      </w:r>
      <w:r w:rsidRPr="000C1D37">
        <w:rPr>
          <w:rFonts w:cs="B Zar"/>
          <w:sz w:val="32"/>
          <w:szCs w:val="32"/>
          <w:rtl/>
        </w:rPr>
        <w:t xml:space="preserve"> وضعیت و مبلغ دقیق بدهی مالیاتی‌</w:t>
      </w:r>
      <w:r w:rsidR="00E86CAF">
        <w:rPr>
          <w:rFonts w:cs="B Zar" w:hint="cs"/>
          <w:sz w:val="32"/>
          <w:szCs w:val="32"/>
          <w:rtl/>
        </w:rPr>
        <w:t xml:space="preserve"> خود را</w:t>
      </w:r>
      <w:r w:rsidRPr="000C1D37">
        <w:rPr>
          <w:rFonts w:cs="B Zar"/>
          <w:sz w:val="32"/>
          <w:szCs w:val="32"/>
          <w:rtl/>
        </w:rPr>
        <w:t xml:space="preserve"> </w:t>
      </w:r>
      <w:r w:rsidR="00E86CAF">
        <w:rPr>
          <w:rFonts w:cs="B Zar" w:hint="cs"/>
          <w:sz w:val="32"/>
          <w:szCs w:val="32"/>
          <w:rtl/>
        </w:rPr>
        <w:t>مشاهده</w:t>
      </w:r>
      <w:r w:rsidRPr="000C1D37">
        <w:rPr>
          <w:rFonts w:cs="B Zar"/>
          <w:sz w:val="32"/>
          <w:szCs w:val="32"/>
          <w:rtl/>
        </w:rPr>
        <w:t xml:space="preserve"> و اقدام لازم رو</w:t>
      </w:r>
      <w:r w:rsidR="00E86CAF">
        <w:rPr>
          <w:rFonts w:cs="B Zar" w:hint="cs"/>
          <w:sz w:val="32"/>
          <w:szCs w:val="32"/>
          <w:rtl/>
        </w:rPr>
        <w:t xml:space="preserve"> در جهت پرداخت بدهی مالیاتی</w:t>
      </w:r>
      <w:r w:rsidRPr="000C1D37">
        <w:rPr>
          <w:rFonts w:cs="B Zar"/>
          <w:sz w:val="32"/>
          <w:szCs w:val="32"/>
          <w:rtl/>
        </w:rPr>
        <w:t xml:space="preserve"> انجام </w:t>
      </w:r>
      <w:r w:rsidR="00E86CAF">
        <w:rPr>
          <w:rFonts w:cs="B Zar" w:hint="cs"/>
          <w:sz w:val="32"/>
          <w:szCs w:val="32"/>
          <w:rtl/>
        </w:rPr>
        <w:t>دهید</w:t>
      </w:r>
      <w:r w:rsidRPr="000C1D37">
        <w:rPr>
          <w:rFonts w:cs="B Zar"/>
          <w:sz w:val="32"/>
          <w:szCs w:val="32"/>
          <w:rtl/>
        </w:rPr>
        <w:t>.</w:t>
      </w:r>
    </w:p>
    <w:p w14:paraId="22D5F739" w14:textId="77777777" w:rsidR="00E86CAF" w:rsidRPr="000C1D37" w:rsidRDefault="00E86CAF">
      <w:pPr>
        <w:bidi/>
        <w:spacing w:line="360" w:lineRule="auto"/>
        <w:jc w:val="both"/>
        <w:rPr>
          <w:rFonts w:cs="B Zar"/>
          <w:sz w:val="32"/>
          <w:szCs w:val="32"/>
        </w:rPr>
        <w:pPrChange w:id="9" w:author="Fatemeh Mohammadi" w:date="2025-10-08T13:27:00Z">
          <w:pPr>
            <w:bidi/>
            <w:jc w:val="both"/>
          </w:pPr>
        </w:pPrChange>
      </w:pPr>
    </w:p>
    <w:p w14:paraId="00000009" w14:textId="77777777" w:rsidR="0028197D" w:rsidRPr="000C1D37" w:rsidRDefault="00F61469">
      <w:pPr>
        <w:bidi/>
        <w:spacing w:line="360" w:lineRule="auto"/>
        <w:jc w:val="both"/>
        <w:rPr>
          <w:rFonts w:cs="B Zar"/>
          <w:sz w:val="32"/>
          <w:szCs w:val="32"/>
        </w:rPr>
        <w:pPrChange w:id="10" w:author="Fatemeh Mohammadi" w:date="2025-10-08T13:27:00Z">
          <w:pPr>
            <w:bidi/>
            <w:jc w:val="both"/>
          </w:pPr>
        </w:pPrChange>
      </w:pPr>
      <w:r w:rsidRPr="000C1D37">
        <w:rPr>
          <w:rFonts w:cs="B Zar"/>
          <w:sz w:val="32"/>
          <w:szCs w:val="32"/>
          <w:rtl/>
        </w:rPr>
        <w:t>سوال3 : سلام، توی گزارش امتیاز اعتباری من نوشته “دلایل کاهش امتیاز: داشتن سابقه چک برگشتی در گزارش اعتباری ثبت شده است.” این یعنی چی و چیکار کنم؟</w:t>
      </w:r>
    </w:p>
    <w:p w14:paraId="0000000A" w14:textId="77777777" w:rsidR="0028197D" w:rsidRPr="000C1D37" w:rsidRDefault="00F61469">
      <w:pPr>
        <w:bidi/>
        <w:spacing w:line="360" w:lineRule="auto"/>
        <w:jc w:val="both"/>
        <w:rPr>
          <w:rFonts w:cs="B Zar"/>
          <w:b/>
          <w:sz w:val="32"/>
          <w:szCs w:val="32"/>
        </w:rPr>
        <w:pPrChange w:id="11" w:author="Fatemeh Mohammadi" w:date="2025-10-08T13:27:00Z">
          <w:pPr>
            <w:bidi/>
            <w:jc w:val="both"/>
          </w:pPr>
        </w:pPrChange>
      </w:pPr>
      <w:r w:rsidRPr="000C1D37">
        <w:rPr>
          <w:rFonts w:cs="B Zar"/>
          <w:b/>
          <w:sz w:val="32"/>
          <w:szCs w:val="32"/>
          <w:rtl/>
        </w:rPr>
        <w:t>پاسخ</w:t>
      </w:r>
    </w:p>
    <w:p w14:paraId="0000000B" w14:textId="53D390D8" w:rsidR="0028197D" w:rsidRDefault="00F61469">
      <w:pPr>
        <w:bidi/>
        <w:spacing w:line="360" w:lineRule="auto"/>
        <w:jc w:val="both"/>
        <w:rPr>
          <w:rFonts w:cs="B Zar"/>
          <w:sz w:val="32"/>
          <w:szCs w:val="32"/>
          <w:rtl/>
        </w:rPr>
        <w:pPrChange w:id="12" w:author="Fatemeh Mohammadi" w:date="2025-10-08T13:27:00Z">
          <w:pPr>
            <w:bidi/>
            <w:jc w:val="both"/>
          </w:pPr>
        </w:pPrChange>
      </w:pPr>
      <w:r w:rsidRPr="000C1D37">
        <w:rPr>
          <w:rFonts w:cs="B Zar"/>
          <w:sz w:val="32"/>
          <w:szCs w:val="32"/>
          <w:rtl/>
        </w:rPr>
        <w:t xml:space="preserve">یکی از دلایل  کاهش امتیاز، سابقه چک برگشتی </w:t>
      </w:r>
      <w:r w:rsidR="00E86CAF">
        <w:rPr>
          <w:rFonts w:cs="B Zar" w:hint="cs"/>
          <w:sz w:val="32"/>
          <w:szCs w:val="32"/>
          <w:rtl/>
        </w:rPr>
        <w:t>بوده واگر</w:t>
      </w:r>
      <w:r w:rsidRPr="000C1D37">
        <w:rPr>
          <w:rFonts w:cs="B Zar"/>
          <w:sz w:val="32"/>
          <w:szCs w:val="32"/>
          <w:rtl/>
        </w:rPr>
        <w:t xml:space="preserve"> طی 5 سال گذشته چک برگشتی داشته باشید ، روی امتیاز اعتباری شما تاثیر منفی خواهد گذاشت  و مشخصاتش هم داخل  گزارش نمایش داده می شود . </w:t>
      </w:r>
    </w:p>
    <w:p w14:paraId="028CEB03" w14:textId="77777777" w:rsidR="004253B0" w:rsidRPr="000C1D37" w:rsidRDefault="004253B0">
      <w:pPr>
        <w:bidi/>
        <w:spacing w:line="360" w:lineRule="auto"/>
        <w:jc w:val="both"/>
        <w:rPr>
          <w:rFonts w:cs="B Zar"/>
          <w:sz w:val="32"/>
          <w:szCs w:val="32"/>
        </w:rPr>
        <w:pPrChange w:id="13" w:author="Fatemeh Mohammadi" w:date="2025-10-08T13:27:00Z">
          <w:pPr>
            <w:bidi/>
            <w:jc w:val="both"/>
          </w:pPr>
        </w:pPrChange>
      </w:pPr>
    </w:p>
    <w:p w14:paraId="0000000C" w14:textId="77777777" w:rsidR="0028197D" w:rsidRPr="000C1D37" w:rsidRDefault="00F61469">
      <w:pPr>
        <w:bidi/>
        <w:spacing w:line="360" w:lineRule="auto"/>
        <w:jc w:val="both"/>
        <w:rPr>
          <w:rFonts w:cs="B Zar"/>
          <w:sz w:val="32"/>
          <w:szCs w:val="32"/>
        </w:rPr>
        <w:pPrChange w:id="14" w:author="Fatemeh Mohammadi" w:date="2025-10-08T13:27:00Z">
          <w:pPr>
            <w:bidi/>
            <w:jc w:val="both"/>
          </w:pPr>
        </w:pPrChange>
      </w:pPr>
      <w:r w:rsidRPr="000C1D37">
        <w:rPr>
          <w:rFonts w:cs="B Zar"/>
          <w:sz w:val="32"/>
          <w:szCs w:val="32"/>
          <w:rtl/>
        </w:rPr>
        <w:t>سوال 4: اگه اقساطم رو به موقع پرداخت نکنم، روی رتبه اعتباریم اثر منفی میذاره؟</w:t>
      </w:r>
    </w:p>
    <w:p w14:paraId="0000000D" w14:textId="77777777" w:rsidR="0028197D" w:rsidRPr="000C1D37" w:rsidRDefault="00F61469">
      <w:pPr>
        <w:bidi/>
        <w:spacing w:line="360" w:lineRule="auto"/>
        <w:jc w:val="both"/>
        <w:rPr>
          <w:rFonts w:cs="B Zar"/>
          <w:b/>
          <w:sz w:val="32"/>
          <w:szCs w:val="32"/>
        </w:rPr>
        <w:pPrChange w:id="15" w:author="Fatemeh Mohammadi" w:date="2025-10-08T13:27:00Z">
          <w:pPr>
            <w:bidi/>
            <w:jc w:val="both"/>
          </w:pPr>
        </w:pPrChange>
      </w:pPr>
      <w:r w:rsidRPr="000C1D37">
        <w:rPr>
          <w:rFonts w:cs="B Zar"/>
          <w:b/>
          <w:sz w:val="32"/>
          <w:szCs w:val="32"/>
          <w:rtl/>
        </w:rPr>
        <w:t xml:space="preserve">پاسخ : </w:t>
      </w:r>
    </w:p>
    <w:p w14:paraId="0000000E" w14:textId="624D5366" w:rsidR="0028197D" w:rsidRDefault="00F61469">
      <w:pPr>
        <w:bidi/>
        <w:spacing w:line="360" w:lineRule="auto"/>
        <w:jc w:val="both"/>
        <w:rPr>
          <w:rFonts w:cs="B Zar"/>
          <w:sz w:val="32"/>
          <w:szCs w:val="32"/>
          <w:rtl/>
        </w:rPr>
        <w:pPrChange w:id="16" w:author="Fatemeh Mohammadi" w:date="2025-10-08T13:27:00Z">
          <w:pPr>
            <w:bidi/>
            <w:jc w:val="both"/>
          </w:pPr>
        </w:pPrChange>
      </w:pPr>
      <w:r w:rsidRPr="000C1D37">
        <w:rPr>
          <w:rFonts w:cs="B Zar"/>
          <w:sz w:val="32"/>
          <w:szCs w:val="32"/>
          <w:rtl/>
        </w:rPr>
        <w:t xml:space="preserve"> بله! صد در صد. پرداخت نکردن اقساط در موعد مقرر، رتبه اعتبار شما رو به شدت پایین </w:t>
      </w:r>
      <w:r w:rsidR="004253B0">
        <w:rPr>
          <w:rFonts w:cs="B Zar" w:hint="cs"/>
          <w:sz w:val="32"/>
          <w:szCs w:val="32"/>
          <w:rtl/>
        </w:rPr>
        <w:t>آورده</w:t>
      </w:r>
      <w:r w:rsidRPr="000C1D37">
        <w:rPr>
          <w:rFonts w:cs="B Zar"/>
          <w:sz w:val="32"/>
          <w:szCs w:val="32"/>
          <w:rtl/>
        </w:rPr>
        <w:t xml:space="preserve"> و اثر منفی جدی </w:t>
      </w:r>
      <w:r w:rsidR="004253B0">
        <w:rPr>
          <w:rFonts w:cs="B Zar" w:hint="cs"/>
          <w:sz w:val="32"/>
          <w:szCs w:val="32"/>
          <w:rtl/>
        </w:rPr>
        <w:t>بر امتیاز اعتباری می‌گذارد</w:t>
      </w:r>
      <w:r w:rsidRPr="000C1D37">
        <w:rPr>
          <w:rFonts w:cs="B Zar"/>
          <w:sz w:val="32"/>
          <w:szCs w:val="32"/>
          <w:rtl/>
        </w:rPr>
        <w:t xml:space="preserve">. </w:t>
      </w:r>
      <w:r w:rsidR="004253B0">
        <w:rPr>
          <w:rFonts w:cs="B Zar" w:hint="cs"/>
          <w:sz w:val="32"/>
          <w:szCs w:val="32"/>
          <w:rtl/>
        </w:rPr>
        <w:t xml:space="preserve">لطفا </w:t>
      </w:r>
      <w:r w:rsidRPr="000C1D37">
        <w:rPr>
          <w:rFonts w:cs="B Zar"/>
          <w:sz w:val="32"/>
          <w:szCs w:val="32"/>
          <w:rtl/>
        </w:rPr>
        <w:t>برای حفظ امتیاز بالا، همیشه اقساط را رو سر وقت پرداخت کنید</w:t>
      </w:r>
      <w:r w:rsidR="004253B0">
        <w:rPr>
          <w:rFonts w:cs="B Zar" w:hint="cs"/>
          <w:sz w:val="32"/>
          <w:szCs w:val="32"/>
          <w:rtl/>
        </w:rPr>
        <w:t>.</w:t>
      </w:r>
    </w:p>
    <w:p w14:paraId="566D4576" w14:textId="77777777" w:rsidR="004253B0" w:rsidRPr="000C1D37" w:rsidRDefault="004253B0">
      <w:pPr>
        <w:bidi/>
        <w:spacing w:line="360" w:lineRule="auto"/>
        <w:jc w:val="both"/>
        <w:rPr>
          <w:rFonts w:cs="B Zar"/>
          <w:sz w:val="32"/>
          <w:szCs w:val="32"/>
        </w:rPr>
        <w:pPrChange w:id="17" w:author="Fatemeh Mohammadi" w:date="2025-10-08T13:27:00Z">
          <w:pPr>
            <w:bidi/>
            <w:jc w:val="both"/>
          </w:pPr>
        </w:pPrChange>
      </w:pPr>
    </w:p>
    <w:p w14:paraId="0000000F" w14:textId="77777777" w:rsidR="0028197D" w:rsidRPr="000C1D37" w:rsidRDefault="00F61469">
      <w:pPr>
        <w:bidi/>
        <w:spacing w:line="360" w:lineRule="auto"/>
        <w:jc w:val="both"/>
        <w:rPr>
          <w:rFonts w:cs="B Zar"/>
          <w:sz w:val="32"/>
          <w:szCs w:val="32"/>
        </w:rPr>
        <w:pPrChange w:id="18" w:author="Fatemeh Mohammadi" w:date="2025-10-08T13:27:00Z">
          <w:pPr>
            <w:bidi/>
            <w:jc w:val="both"/>
          </w:pPr>
        </w:pPrChange>
      </w:pPr>
      <w:r w:rsidRPr="000C1D37">
        <w:rPr>
          <w:rFonts w:cs="B Zar"/>
          <w:sz w:val="32"/>
          <w:szCs w:val="32"/>
          <w:rtl/>
        </w:rPr>
        <w:lastRenderedPageBreak/>
        <w:t xml:space="preserve">سوال 5 : </w:t>
      </w:r>
      <w:r w:rsidRPr="000C1D37">
        <w:rPr>
          <w:rFonts w:cs="B Zar"/>
          <w:color w:val="404040"/>
          <w:sz w:val="32"/>
          <w:szCs w:val="32"/>
          <w:rtl/>
        </w:rPr>
        <w:t>“آیا ضمانت فردی که دارای بدهی است، تأثیر منفی قابل توجهی بر رتبه اعتباری بنده خواهد داشت؟”</w:t>
      </w:r>
    </w:p>
    <w:p w14:paraId="00000010" w14:textId="77777777" w:rsidR="0028197D" w:rsidRPr="000C1D37" w:rsidRDefault="00F61469">
      <w:pPr>
        <w:bidi/>
        <w:spacing w:line="360" w:lineRule="auto"/>
        <w:jc w:val="both"/>
        <w:rPr>
          <w:rFonts w:cs="B Zar"/>
          <w:b/>
          <w:color w:val="404040"/>
          <w:sz w:val="32"/>
          <w:szCs w:val="32"/>
        </w:rPr>
        <w:pPrChange w:id="19" w:author="Fatemeh Mohammadi" w:date="2025-10-08T13:27:00Z">
          <w:pPr>
            <w:bidi/>
            <w:jc w:val="both"/>
          </w:pPr>
        </w:pPrChange>
      </w:pPr>
      <w:r w:rsidRPr="000C1D37">
        <w:rPr>
          <w:rFonts w:cs="B Zar"/>
          <w:b/>
          <w:color w:val="404040"/>
          <w:sz w:val="32"/>
          <w:szCs w:val="32"/>
          <w:rtl/>
        </w:rPr>
        <w:t>پاسخ</w:t>
      </w:r>
    </w:p>
    <w:p w14:paraId="00000011" w14:textId="77777777" w:rsidR="0028197D" w:rsidRDefault="00F61469">
      <w:pPr>
        <w:bidi/>
        <w:spacing w:line="360" w:lineRule="auto"/>
        <w:jc w:val="both"/>
        <w:rPr>
          <w:rFonts w:cs="B Zar"/>
          <w:color w:val="404040"/>
          <w:sz w:val="32"/>
          <w:szCs w:val="32"/>
          <w:rtl/>
        </w:rPr>
        <w:pPrChange w:id="20" w:author="Fatemeh Mohammadi" w:date="2025-10-08T13:27:00Z">
          <w:pPr>
            <w:bidi/>
            <w:jc w:val="both"/>
          </w:pPr>
        </w:pPrChange>
      </w:pPr>
      <w:r w:rsidRPr="000C1D37">
        <w:rPr>
          <w:rFonts w:cs="B Zar"/>
          <w:color w:val="404040"/>
          <w:sz w:val="32"/>
          <w:szCs w:val="32"/>
          <w:rtl/>
        </w:rPr>
        <w:t xml:space="preserve"> “خیر. تأثیر ضمانت بر رتبه اعتباری شما حداقل است. عامل اصلی مؤثر بر کاهش رتبه، نحوه بازپرداخت اقساط شخصی شما خواهد بود.</w:t>
      </w:r>
    </w:p>
    <w:p w14:paraId="1B9CF3C2" w14:textId="47AED17A" w:rsidR="004253B0" w:rsidRPr="004253B0" w:rsidRDefault="006529DF">
      <w:pPr>
        <w:bidi/>
        <w:spacing w:line="360" w:lineRule="auto"/>
        <w:jc w:val="both"/>
        <w:rPr>
          <w:rFonts w:cs="B Zar"/>
          <w:color w:val="FF0000"/>
          <w:sz w:val="32"/>
          <w:szCs w:val="32"/>
        </w:rPr>
        <w:pPrChange w:id="21" w:author="Fatemeh Mohammadi" w:date="2025-10-08T13:27:00Z">
          <w:pPr>
            <w:bidi/>
            <w:jc w:val="both"/>
          </w:pPr>
        </w:pPrChange>
      </w:pPr>
      <w:r>
        <w:rPr>
          <w:rFonts w:cs="B Zar" w:hint="cs"/>
          <w:color w:val="FF0000"/>
          <w:sz w:val="32"/>
          <w:szCs w:val="32"/>
          <w:rtl/>
        </w:rPr>
        <w:t>بله ضمانت افراد بدحساب باعث کاهش امتیاز اعتباری شما می‌شود. پس در انتخاب افراد بابت ضمانت دقت داشته باشید.</w:t>
      </w:r>
    </w:p>
    <w:p w14:paraId="00000012" w14:textId="77777777" w:rsidR="0028197D" w:rsidRPr="000C1D37" w:rsidRDefault="00F61469">
      <w:pPr>
        <w:bidi/>
        <w:spacing w:line="360" w:lineRule="auto"/>
        <w:jc w:val="both"/>
        <w:rPr>
          <w:rFonts w:cs="B Zar"/>
          <w:sz w:val="32"/>
          <w:szCs w:val="32"/>
        </w:rPr>
        <w:pPrChange w:id="22" w:author="Fatemeh Mohammadi" w:date="2025-10-08T13:27:00Z">
          <w:pPr>
            <w:bidi/>
            <w:jc w:val="both"/>
          </w:pPr>
        </w:pPrChange>
      </w:pPr>
      <w:r w:rsidRPr="000C1D37">
        <w:rPr>
          <w:rFonts w:cs="B Zar"/>
          <w:sz w:val="32"/>
          <w:szCs w:val="32"/>
          <w:rtl/>
        </w:rPr>
        <w:t>سوال 6: آیا ممکنه یک نفر اصلاً رتبه اعتباری نداشته باشه؟</w:t>
      </w:r>
    </w:p>
    <w:p w14:paraId="00000013" w14:textId="77777777" w:rsidR="0028197D" w:rsidRPr="000C1D37" w:rsidRDefault="00F61469">
      <w:pPr>
        <w:bidi/>
        <w:spacing w:line="360" w:lineRule="auto"/>
        <w:jc w:val="both"/>
        <w:rPr>
          <w:rFonts w:cs="B Zar"/>
          <w:b/>
          <w:sz w:val="32"/>
          <w:szCs w:val="32"/>
        </w:rPr>
        <w:pPrChange w:id="23" w:author="Fatemeh Mohammadi" w:date="2025-10-08T13:27:00Z">
          <w:pPr>
            <w:bidi/>
            <w:jc w:val="both"/>
          </w:pPr>
        </w:pPrChange>
      </w:pPr>
      <w:r w:rsidRPr="000C1D37">
        <w:rPr>
          <w:rFonts w:cs="B Zar"/>
          <w:b/>
          <w:sz w:val="32"/>
          <w:szCs w:val="32"/>
          <w:rtl/>
        </w:rPr>
        <w:t>پاسخ  :</w:t>
      </w:r>
    </w:p>
    <w:p w14:paraId="00000014" w14:textId="51061FA9" w:rsidR="0028197D" w:rsidRPr="000C1D37" w:rsidRDefault="00F61469">
      <w:pPr>
        <w:bidi/>
        <w:spacing w:line="360" w:lineRule="auto"/>
        <w:jc w:val="both"/>
        <w:rPr>
          <w:rFonts w:cs="B Zar"/>
          <w:sz w:val="32"/>
          <w:szCs w:val="32"/>
        </w:rPr>
        <w:pPrChange w:id="24" w:author="Fatemeh Mohammadi" w:date="2025-10-08T13:27:00Z">
          <w:pPr>
            <w:bidi/>
            <w:jc w:val="both"/>
          </w:pPr>
        </w:pPrChange>
      </w:pPr>
      <w:r w:rsidRPr="000C1D37">
        <w:rPr>
          <w:rFonts w:cs="B Zar"/>
          <w:sz w:val="32"/>
          <w:szCs w:val="32"/>
          <w:rtl/>
        </w:rPr>
        <w:t>خیر، با مدل جدید اعتبارسنجی دیگه همچین چیزی وجود ندارد ! هر کسی که بالای ۱۸ سال باشه و حساب بانکی داشته باش</w:t>
      </w:r>
      <w:r w:rsidR="006529DF">
        <w:rPr>
          <w:rFonts w:cs="B Zar" w:hint="cs"/>
          <w:sz w:val="32"/>
          <w:szCs w:val="32"/>
          <w:rtl/>
        </w:rPr>
        <w:t>د</w:t>
      </w:r>
      <w:r w:rsidRPr="000C1D37">
        <w:rPr>
          <w:rFonts w:cs="B Zar"/>
          <w:sz w:val="32"/>
          <w:szCs w:val="32"/>
          <w:rtl/>
        </w:rPr>
        <w:t>، حتماً یه امتیاز اعتباری هم خواهد داشت</w:t>
      </w:r>
      <w:r w:rsidR="006529DF">
        <w:rPr>
          <w:rFonts w:cs="B Zar" w:hint="cs"/>
          <w:sz w:val="32"/>
          <w:szCs w:val="32"/>
          <w:rtl/>
        </w:rPr>
        <w:t>.</w:t>
      </w:r>
    </w:p>
    <w:p w14:paraId="00000015" w14:textId="77777777" w:rsidR="0028197D" w:rsidRPr="000C1D37" w:rsidRDefault="00F61469">
      <w:pPr>
        <w:bidi/>
        <w:spacing w:line="360" w:lineRule="auto"/>
        <w:jc w:val="both"/>
        <w:rPr>
          <w:rFonts w:cs="B Zar"/>
          <w:sz w:val="32"/>
          <w:szCs w:val="32"/>
        </w:rPr>
        <w:pPrChange w:id="25" w:author="Fatemeh Mohammadi" w:date="2025-10-08T13:27:00Z">
          <w:pPr>
            <w:bidi/>
            <w:jc w:val="both"/>
          </w:pPr>
        </w:pPrChange>
      </w:pPr>
      <w:r w:rsidRPr="000C1D37">
        <w:rPr>
          <w:rFonts w:cs="B Zar"/>
          <w:sz w:val="32"/>
          <w:szCs w:val="32"/>
          <w:rtl/>
        </w:rPr>
        <w:t>سوال7 :  آیا سوابق چک برگشتی روی امتیاز اعتباری اثر داره؟</w:t>
      </w:r>
    </w:p>
    <w:p w14:paraId="00000016" w14:textId="77777777" w:rsidR="0028197D" w:rsidRPr="000C1D37" w:rsidRDefault="00F61469">
      <w:pPr>
        <w:bidi/>
        <w:spacing w:line="360" w:lineRule="auto"/>
        <w:jc w:val="both"/>
        <w:rPr>
          <w:rFonts w:cs="B Zar"/>
          <w:sz w:val="32"/>
          <w:szCs w:val="32"/>
        </w:rPr>
        <w:pPrChange w:id="26" w:author="Fatemeh Mohammadi" w:date="2025-10-08T13:27:00Z">
          <w:pPr>
            <w:bidi/>
            <w:jc w:val="both"/>
          </w:pPr>
        </w:pPrChange>
      </w:pPr>
      <w:r w:rsidRPr="000C1D37">
        <w:rPr>
          <w:rFonts w:cs="B Zar"/>
          <w:b/>
          <w:sz w:val="32"/>
          <w:szCs w:val="32"/>
          <w:rtl/>
        </w:rPr>
        <w:t>پاسخ</w:t>
      </w:r>
      <w:r w:rsidRPr="000C1D37">
        <w:rPr>
          <w:rFonts w:cs="B Zar"/>
          <w:sz w:val="32"/>
          <w:szCs w:val="32"/>
        </w:rPr>
        <w:t xml:space="preserve">  :</w:t>
      </w:r>
    </w:p>
    <w:p w14:paraId="00000017" w14:textId="5FB763FC" w:rsidR="0028197D" w:rsidRPr="00F23EBC" w:rsidRDefault="00F61469">
      <w:pPr>
        <w:bidi/>
        <w:spacing w:line="360" w:lineRule="auto"/>
        <w:jc w:val="both"/>
        <w:rPr>
          <w:rFonts w:cs="B Zar"/>
          <w:color w:val="FF0000"/>
          <w:sz w:val="32"/>
          <w:szCs w:val="32"/>
        </w:rPr>
        <w:pPrChange w:id="27" w:author="Fatemeh Mohammadi" w:date="2025-10-08T13:27:00Z">
          <w:pPr>
            <w:bidi/>
            <w:jc w:val="both"/>
          </w:pPr>
        </w:pPrChange>
      </w:pPr>
      <w:r w:rsidRPr="000C1D37">
        <w:rPr>
          <w:rFonts w:cs="B Zar"/>
          <w:sz w:val="32"/>
          <w:szCs w:val="32"/>
          <w:rtl/>
        </w:rPr>
        <w:t>بله، یکی از مواردی  که در محاسبه  اعتبارسنجی بررسی میشود، همین سوابق چک برگشتی می باشد . و اگر در ۵ سال گذشته چک برگشتی داشته باشید، جزو سوابق منفی‌ محا</w:t>
      </w:r>
      <w:r w:rsidR="00644683">
        <w:rPr>
          <w:rFonts w:cs="B Zar" w:hint="cs"/>
          <w:sz w:val="32"/>
          <w:szCs w:val="32"/>
          <w:rtl/>
        </w:rPr>
        <w:t>س</w:t>
      </w:r>
      <w:r w:rsidRPr="000C1D37">
        <w:rPr>
          <w:rFonts w:cs="B Zar"/>
          <w:sz w:val="32"/>
          <w:szCs w:val="32"/>
          <w:rtl/>
        </w:rPr>
        <w:t xml:space="preserve">به می شود . </w:t>
      </w:r>
      <w:r w:rsidR="00F23EBC">
        <w:rPr>
          <w:rFonts w:cs="B Zar" w:hint="cs"/>
          <w:color w:val="FF0000"/>
          <w:sz w:val="32"/>
          <w:szCs w:val="32"/>
          <w:rtl/>
        </w:rPr>
        <w:t xml:space="preserve">و </w:t>
      </w:r>
      <w:r w:rsidR="00F23EBC">
        <w:rPr>
          <w:rFonts w:cs="B Zar" w:hint="cs"/>
          <w:color w:val="FF0000"/>
          <w:sz w:val="32"/>
          <w:szCs w:val="32"/>
          <w:rtl/>
        </w:rPr>
        <w:lastRenderedPageBreak/>
        <w:t>حتی اگر در حال حاضر چک برگشتی داشته باشید به عنوان شخص بدحساب شناخته شده و پایینترین امتیاز اعتباری (</w:t>
      </w:r>
      <w:r w:rsidR="00F23EBC">
        <w:rPr>
          <w:rFonts w:cs="B Zar"/>
          <w:color w:val="FF0000"/>
          <w:sz w:val="32"/>
          <w:szCs w:val="32"/>
          <w:lang w:val="en-US"/>
        </w:rPr>
        <w:t>E3</w:t>
      </w:r>
      <w:r w:rsidR="00F23EBC">
        <w:rPr>
          <w:rFonts w:cs="B Zar" w:hint="cs"/>
          <w:color w:val="FF0000"/>
          <w:sz w:val="32"/>
          <w:szCs w:val="32"/>
          <w:rtl/>
        </w:rPr>
        <w:t>) دریافت می‌کنید.</w:t>
      </w:r>
    </w:p>
    <w:p w14:paraId="00000018" w14:textId="77777777" w:rsidR="0028197D" w:rsidRPr="000C1D37" w:rsidRDefault="00F61469">
      <w:pPr>
        <w:bidi/>
        <w:spacing w:line="360" w:lineRule="auto"/>
        <w:jc w:val="both"/>
        <w:rPr>
          <w:rFonts w:cs="B Zar"/>
          <w:sz w:val="32"/>
          <w:szCs w:val="32"/>
        </w:rPr>
        <w:pPrChange w:id="28" w:author="Fatemeh Mohammadi" w:date="2025-10-08T13:27:00Z">
          <w:pPr>
            <w:bidi/>
            <w:jc w:val="both"/>
          </w:pPr>
        </w:pPrChange>
      </w:pPr>
      <w:r w:rsidRPr="000C1D37">
        <w:rPr>
          <w:rFonts w:cs="B Zar"/>
          <w:b/>
          <w:sz w:val="32"/>
          <w:szCs w:val="32"/>
          <w:rtl/>
        </w:rPr>
        <w:t>سوال 8</w:t>
      </w:r>
      <w:r w:rsidRPr="000C1D37">
        <w:rPr>
          <w:rFonts w:cs="B Zar"/>
          <w:sz w:val="32"/>
          <w:szCs w:val="32"/>
          <w:rtl/>
        </w:rPr>
        <w:t>: اگه بدهی مالیاتیم تو گزارشم باشه و بعداً پرداختش کنم، بازم سوابق منفی‌اش رو رتبه‌ام اثر می‌ذاره؟</w:t>
      </w:r>
    </w:p>
    <w:p w14:paraId="00000019" w14:textId="77777777" w:rsidR="0028197D" w:rsidRPr="000C1D37" w:rsidRDefault="00F61469">
      <w:pPr>
        <w:bidi/>
        <w:spacing w:line="360" w:lineRule="auto"/>
        <w:jc w:val="both"/>
        <w:rPr>
          <w:rFonts w:cs="B Zar"/>
          <w:b/>
          <w:sz w:val="32"/>
          <w:szCs w:val="32"/>
        </w:rPr>
        <w:pPrChange w:id="29" w:author="Fatemeh Mohammadi" w:date="2025-10-08T13:27:00Z">
          <w:pPr>
            <w:bidi/>
            <w:jc w:val="both"/>
          </w:pPr>
        </w:pPrChange>
      </w:pPr>
      <w:r w:rsidRPr="000C1D37">
        <w:rPr>
          <w:rFonts w:cs="B Zar"/>
          <w:b/>
          <w:sz w:val="32"/>
          <w:szCs w:val="32"/>
          <w:rtl/>
        </w:rPr>
        <w:t xml:space="preserve">پاسخ : </w:t>
      </w:r>
    </w:p>
    <w:p w14:paraId="0000001A" w14:textId="25DCECC6" w:rsidR="0028197D" w:rsidRPr="000C1D37" w:rsidRDefault="00F61469">
      <w:pPr>
        <w:bidi/>
        <w:spacing w:line="360" w:lineRule="auto"/>
        <w:jc w:val="both"/>
        <w:rPr>
          <w:rFonts w:ascii="Arial" w:eastAsia="Arial" w:hAnsi="Arial" w:cs="B Zar"/>
          <w:sz w:val="32"/>
          <w:szCs w:val="32"/>
        </w:rPr>
        <w:pPrChange w:id="30" w:author="Fatemeh Mohammadi" w:date="2025-10-08T13:27:00Z">
          <w:pPr>
            <w:bidi/>
            <w:jc w:val="both"/>
          </w:pPr>
        </w:pPrChange>
      </w:pPr>
      <w:r w:rsidRPr="000C1D37">
        <w:rPr>
          <w:rFonts w:cs="B Zar"/>
          <w:sz w:val="32"/>
          <w:szCs w:val="32"/>
          <w:rtl/>
        </w:rPr>
        <w:t xml:space="preserve">خیر درصورت پرداخت  </w:t>
      </w:r>
      <w:r w:rsidRPr="000C1D37">
        <w:rPr>
          <w:rFonts w:ascii="Arial" w:eastAsia="Arial" w:hAnsi="Arial" w:cs="B Zar"/>
          <w:sz w:val="32"/>
          <w:szCs w:val="32"/>
          <w:rtl/>
        </w:rPr>
        <w:t>بدهی</w:t>
      </w:r>
      <w:r w:rsidRPr="000C1D37">
        <w:rPr>
          <w:rFonts w:cs="B Zar"/>
          <w:sz w:val="32"/>
          <w:szCs w:val="32"/>
        </w:rPr>
        <w:t xml:space="preserve"> </w:t>
      </w:r>
      <w:r w:rsidRPr="000C1D37">
        <w:rPr>
          <w:rFonts w:ascii="Arial" w:eastAsia="Arial" w:hAnsi="Arial" w:cs="B Zar"/>
          <w:sz w:val="32"/>
          <w:szCs w:val="32"/>
          <w:rtl/>
        </w:rPr>
        <w:t>مالیاتی</w:t>
      </w:r>
      <w:r w:rsidRPr="000C1D37">
        <w:rPr>
          <w:rFonts w:cs="B Zar"/>
          <w:sz w:val="32"/>
          <w:szCs w:val="32"/>
        </w:rPr>
        <w:t xml:space="preserve"> </w:t>
      </w:r>
      <w:r w:rsidRPr="000C1D37">
        <w:rPr>
          <w:rFonts w:ascii="Arial" w:eastAsia="Arial" w:hAnsi="Arial" w:cs="B Zar"/>
          <w:sz w:val="32"/>
          <w:szCs w:val="32"/>
          <w:rtl/>
        </w:rPr>
        <w:t>رتبه</w:t>
      </w:r>
      <w:r w:rsidRPr="000C1D37">
        <w:rPr>
          <w:rFonts w:cs="B Zar"/>
          <w:sz w:val="32"/>
          <w:szCs w:val="32"/>
        </w:rPr>
        <w:t xml:space="preserve"> </w:t>
      </w:r>
      <w:r w:rsidRPr="000C1D37">
        <w:rPr>
          <w:rFonts w:ascii="Arial" w:eastAsia="Arial" w:hAnsi="Arial" w:cs="B Zar"/>
          <w:sz w:val="32"/>
          <w:szCs w:val="32"/>
          <w:rtl/>
        </w:rPr>
        <w:t>اعتباری</w:t>
      </w:r>
      <w:r w:rsidRPr="000C1D37">
        <w:rPr>
          <w:rFonts w:cs="B Zar"/>
          <w:sz w:val="32"/>
          <w:szCs w:val="32"/>
        </w:rPr>
        <w:t xml:space="preserve"> </w:t>
      </w:r>
      <w:r w:rsidRPr="000C1D37">
        <w:rPr>
          <w:rFonts w:ascii="Arial" w:eastAsia="Arial" w:hAnsi="Arial" w:cs="B Zar"/>
          <w:sz w:val="32"/>
          <w:szCs w:val="32"/>
          <w:rtl/>
        </w:rPr>
        <w:t>به</w:t>
      </w:r>
      <w:r w:rsidRPr="000C1D37">
        <w:rPr>
          <w:rFonts w:cs="B Zar"/>
          <w:sz w:val="32"/>
          <w:szCs w:val="32"/>
        </w:rPr>
        <w:t xml:space="preserve"> </w:t>
      </w:r>
      <w:r w:rsidRPr="000C1D37">
        <w:rPr>
          <w:rFonts w:ascii="Arial" w:eastAsia="Arial" w:hAnsi="Arial" w:cs="B Zar"/>
          <w:sz w:val="32"/>
          <w:szCs w:val="32"/>
          <w:rtl/>
        </w:rPr>
        <w:t>حالت</w:t>
      </w:r>
      <w:r w:rsidRPr="000C1D37">
        <w:rPr>
          <w:rFonts w:cs="B Zar"/>
          <w:sz w:val="32"/>
          <w:szCs w:val="32"/>
        </w:rPr>
        <w:t xml:space="preserve"> </w:t>
      </w:r>
      <w:r w:rsidRPr="000C1D37">
        <w:rPr>
          <w:rFonts w:ascii="Arial" w:eastAsia="Arial" w:hAnsi="Arial" w:cs="B Zar"/>
          <w:sz w:val="32"/>
          <w:szCs w:val="32"/>
          <w:rtl/>
        </w:rPr>
        <w:t>قبل</w:t>
      </w:r>
      <w:r w:rsidRPr="000C1D37">
        <w:rPr>
          <w:rFonts w:cs="B Zar"/>
          <w:sz w:val="32"/>
          <w:szCs w:val="32"/>
        </w:rPr>
        <w:t xml:space="preserve"> </w:t>
      </w:r>
      <w:r w:rsidRPr="000C1D37">
        <w:rPr>
          <w:rFonts w:ascii="Arial" w:eastAsia="Arial" w:hAnsi="Arial" w:cs="B Zar"/>
          <w:sz w:val="32"/>
          <w:szCs w:val="32"/>
          <w:rtl/>
        </w:rPr>
        <w:t xml:space="preserve">برمی‌گردد </w:t>
      </w:r>
      <w:r w:rsidRPr="000C1D37">
        <w:rPr>
          <w:rFonts w:cs="B Zar"/>
          <w:sz w:val="32"/>
          <w:szCs w:val="32"/>
        </w:rPr>
        <w:t xml:space="preserve"> </w:t>
      </w:r>
      <w:r w:rsidRPr="000C1D37">
        <w:rPr>
          <w:rFonts w:ascii="Arial" w:eastAsia="Arial" w:hAnsi="Arial" w:cs="B Zar"/>
          <w:sz w:val="32"/>
          <w:szCs w:val="32"/>
          <w:rtl/>
        </w:rPr>
        <w:t>و</w:t>
      </w:r>
      <w:r w:rsidRPr="000C1D37">
        <w:rPr>
          <w:rFonts w:cs="B Zar"/>
          <w:sz w:val="32"/>
          <w:szCs w:val="32"/>
        </w:rPr>
        <w:t xml:space="preserve"> </w:t>
      </w:r>
      <w:r w:rsidRPr="000C1D37">
        <w:rPr>
          <w:rFonts w:ascii="Arial" w:eastAsia="Arial" w:hAnsi="Arial" w:cs="B Zar"/>
          <w:sz w:val="32"/>
          <w:szCs w:val="32"/>
          <w:rtl/>
        </w:rPr>
        <w:t>سوابق</w:t>
      </w:r>
      <w:r w:rsidRPr="000C1D37">
        <w:rPr>
          <w:rFonts w:cs="B Zar"/>
          <w:sz w:val="32"/>
          <w:szCs w:val="32"/>
        </w:rPr>
        <w:t xml:space="preserve"> </w:t>
      </w:r>
      <w:r w:rsidRPr="000C1D37">
        <w:rPr>
          <w:rFonts w:ascii="Arial" w:eastAsia="Arial" w:hAnsi="Arial" w:cs="B Zar"/>
          <w:sz w:val="32"/>
          <w:szCs w:val="32"/>
          <w:rtl/>
        </w:rPr>
        <w:t>منفی</w:t>
      </w:r>
      <w:r w:rsidRPr="000C1D37">
        <w:rPr>
          <w:rFonts w:cs="B Zar"/>
          <w:sz w:val="32"/>
          <w:szCs w:val="32"/>
          <w:rtl/>
        </w:rPr>
        <w:t xml:space="preserve"> م</w:t>
      </w:r>
      <w:r w:rsidRPr="000C1D37">
        <w:rPr>
          <w:rFonts w:ascii="Arial" w:eastAsia="Arial" w:hAnsi="Arial" w:cs="B Zar"/>
          <w:sz w:val="32"/>
          <w:szCs w:val="32"/>
          <w:rtl/>
        </w:rPr>
        <w:t>حاسبه</w:t>
      </w:r>
      <w:r w:rsidRPr="000C1D37">
        <w:rPr>
          <w:rFonts w:cs="B Zar"/>
          <w:sz w:val="32"/>
          <w:szCs w:val="32"/>
        </w:rPr>
        <w:t xml:space="preserve"> </w:t>
      </w:r>
      <w:r w:rsidRPr="000C1D37">
        <w:rPr>
          <w:rFonts w:ascii="Arial" w:eastAsia="Arial" w:hAnsi="Arial" w:cs="B Zar"/>
          <w:sz w:val="32"/>
          <w:szCs w:val="32"/>
          <w:rtl/>
        </w:rPr>
        <w:t xml:space="preserve">نمیگردد . </w:t>
      </w:r>
    </w:p>
    <w:p w14:paraId="0000001B" w14:textId="77777777" w:rsidR="0028197D" w:rsidRPr="000C1D37" w:rsidRDefault="00F61469">
      <w:pPr>
        <w:bidi/>
        <w:spacing w:line="360" w:lineRule="auto"/>
        <w:jc w:val="both"/>
        <w:rPr>
          <w:rFonts w:ascii="Arial" w:eastAsia="Arial" w:hAnsi="Arial" w:cs="B Zar"/>
          <w:sz w:val="32"/>
          <w:szCs w:val="32"/>
        </w:rPr>
        <w:pPrChange w:id="31" w:author="Fatemeh Mohammadi" w:date="2025-10-08T13:27:00Z">
          <w:pPr>
            <w:bidi/>
            <w:jc w:val="both"/>
          </w:pPr>
        </w:pPrChange>
      </w:pPr>
      <w:r w:rsidRPr="000C1D37">
        <w:rPr>
          <w:rFonts w:ascii="Arial" w:eastAsia="Arial" w:hAnsi="Arial" w:cs="B Zar"/>
          <w:b/>
          <w:sz w:val="32"/>
          <w:szCs w:val="32"/>
          <w:rtl/>
        </w:rPr>
        <w:t>سوال 9:</w:t>
      </w:r>
      <w:r w:rsidRPr="000C1D37">
        <w:rPr>
          <w:rFonts w:ascii="Arial" w:eastAsia="Arial" w:hAnsi="Arial" w:cs="B Zar"/>
          <w:sz w:val="32"/>
          <w:szCs w:val="32"/>
        </w:rPr>
        <w:t xml:space="preserve"> </w:t>
      </w:r>
      <w:r w:rsidRPr="000C1D37">
        <w:rPr>
          <w:rFonts w:cs="B Zar"/>
          <w:sz w:val="32"/>
          <w:szCs w:val="32"/>
          <w:rtl/>
        </w:rPr>
        <w:t>سلام! من یه چک برگشتی داشتم، الان رفع سوءاثر شده. می‌خوام بدونم کی رتبه‌م درست می‌شه؟</w:t>
      </w:r>
    </w:p>
    <w:p w14:paraId="0000001C" w14:textId="77777777" w:rsidR="0028197D" w:rsidRPr="000C1D37" w:rsidRDefault="00F61469">
      <w:pPr>
        <w:bidi/>
        <w:spacing w:line="360" w:lineRule="auto"/>
        <w:jc w:val="both"/>
        <w:rPr>
          <w:rFonts w:cs="B Zar"/>
          <w:sz w:val="32"/>
          <w:szCs w:val="32"/>
        </w:rPr>
        <w:pPrChange w:id="32" w:author="Fatemeh Mohammadi" w:date="2025-10-08T13:27:00Z">
          <w:pPr>
            <w:bidi/>
            <w:jc w:val="both"/>
          </w:pPr>
        </w:pPrChange>
      </w:pPr>
      <w:r w:rsidRPr="000C1D37">
        <w:rPr>
          <w:rFonts w:cs="B Zar"/>
          <w:b/>
          <w:sz w:val="32"/>
          <w:szCs w:val="32"/>
          <w:rtl/>
        </w:rPr>
        <w:t xml:space="preserve">پاسخ </w:t>
      </w:r>
      <w:r w:rsidRPr="000C1D37">
        <w:rPr>
          <w:rFonts w:cs="B Zar"/>
          <w:sz w:val="32"/>
          <w:szCs w:val="32"/>
        </w:rPr>
        <w:t xml:space="preserve">:  </w:t>
      </w:r>
    </w:p>
    <w:p w14:paraId="0000001D" w14:textId="47B095EE" w:rsidR="0028197D" w:rsidRPr="00FE2644" w:rsidRDefault="00F61469">
      <w:pPr>
        <w:bidi/>
        <w:spacing w:line="360" w:lineRule="auto"/>
        <w:jc w:val="both"/>
        <w:rPr>
          <w:rFonts w:cs="B Zar"/>
          <w:color w:val="FF0000"/>
          <w:sz w:val="32"/>
          <w:szCs w:val="32"/>
        </w:rPr>
        <w:pPrChange w:id="33" w:author="Fatemeh Mohammadi" w:date="2025-10-08T13:27:00Z">
          <w:pPr>
            <w:bidi/>
            <w:jc w:val="both"/>
          </w:pPr>
        </w:pPrChange>
      </w:pPr>
      <w:r w:rsidRPr="000C1D37">
        <w:rPr>
          <w:rFonts w:cs="B Zar"/>
          <w:sz w:val="32"/>
          <w:szCs w:val="32"/>
          <w:rtl/>
        </w:rPr>
        <w:t>پس از از اینکه بانک رفع سوءاثر چک‌ را ثبت کرد و در  سامانه بانک مرکزی اعمال گردید، ۲۴ ساعت بعد داخل گزارش اعتبارسنجی  اعمال می گردد .</w:t>
      </w:r>
      <w:r w:rsidR="00FE2644">
        <w:rPr>
          <w:rFonts w:cs="B Zar" w:hint="cs"/>
          <w:sz w:val="32"/>
          <w:szCs w:val="32"/>
          <w:rtl/>
        </w:rPr>
        <w:t xml:space="preserve"> </w:t>
      </w:r>
      <w:r w:rsidR="00FE2644">
        <w:rPr>
          <w:rFonts w:cs="B Zar" w:hint="cs"/>
          <w:color w:val="FF0000"/>
          <w:sz w:val="32"/>
          <w:szCs w:val="32"/>
          <w:rtl/>
        </w:rPr>
        <w:t>ولی در امتیاز اعتباری به مرور و با گذشت زمان اثر چک برگشتی کاسته می‌شود. تا رفتار اعتباری اصلاح گردد.</w:t>
      </w:r>
    </w:p>
    <w:p w14:paraId="0000001E" w14:textId="77777777" w:rsidR="0028197D" w:rsidRPr="000C1D37" w:rsidRDefault="00F61469">
      <w:pPr>
        <w:bidi/>
        <w:spacing w:line="360" w:lineRule="auto"/>
        <w:jc w:val="both"/>
        <w:rPr>
          <w:rFonts w:cs="B Zar"/>
          <w:sz w:val="32"/>
          <w:szCs w:val="32"/>
        </w:rPr>
        <w:pPrChange w:id="34" w:author="Fatemeh Mohammadi" w:date="2025-10-08T13:27:00Z">
          <w:pPr>
            <w:bidi/>
            <w:jc w:val="both"/>
          </w:pPr>
        </w:pPrChange>
      </w:pPr>
      <w:r w:rsidRPr="000C1D37">
        <w:rPr>
          <w:rFonts w:cs="B Zar"/>
          <w:b/>
          <w:sz w:val="32"/>
          <w:szCs w:val="32"/>
          <w:rtl/>
        </w:rPr>
        <w:t xml:space="preserve">سوال10 </w:t>
      </w:r>
      <w:r w:rsidRPr="000C1D37">
        <w:rPr>
          <w:rFonts w:cs="B Zar"/>
          <w:sz w:val="32"/>
          <w:szCs w:val="32"/>
          <w:rtl/>
        </w:rPr>
        <w:t xml:space="preserve">: می‌خواستم بدونم اگه چک برگشتی داشته باشم، رتبه اعتباریم چی میشه؟ </w:t>
      </w:r>
    </w:p>
    <w:p w14:paraId="0000001F" w14:textId="77777777" w:rsidR="0028197D" w:rsidRPr="000C1D37" w:rsidRDefault="00F61469">
      <w:pPr>
        <w:bidi/>
        <w:spacing w:line="360" w:lineRule="auto"/>
        <w:jc w:val="both"/>
        <w:rPr>
          <w:rFonts w:cs="B Zar"/>
          <w:b/>
          <w:sz w:val="32"/>
          <w:szCs w:val="32"/>
        </w:rPr>
        <w:pPrChange w:id="35" w:author="Fatemeh Mohammadi" w:date="2025-10-08T13:27:00Z">
          <w:pPr>
            <w:bidi/>
            <w:jc w:val="both"/>
          </w:pPr>
        </w:pPrChange>
      </w:pPr>
      <w:r w:rsidRPr="000C1D37">
        <w:rPr>
          <w:rFonts w:cs="B Zar"/>
          <w:b/>
          <w:sz w:val="32"/>
          <w:szCs w:val="32"/>
          <w:rtl/>
        </w:rPr>
        <w:t>پاسخ :</w:t>
      </w:r>
    </w:p>
    <w:p w14:paraId="00000020" w14:textId="77777777" w:rsidR="0028197D" w:rsidRPr="000C1D37" w:rsidRDefault="00F61469">
      <w:pPr>
        <w:bidi/>
        <w:spacing w:line="360" w:lineRule="auto"/>
        <w:jc w:val="both"/>
        <w:rPr>
          <w:rFonts w:cs="B Zar"/>
          <w:sz w:val="32"/>
          <w:szCs w:val="32"/>
        </w:rPr>
        <w:pPrChange w:id="36" w:author="Fatemeh Mohammadi" w:date="2025-10-08T13:27:00Z">
          <w:pPr>
            <w:bidi/>
            <w:jc w:val="both"/>
          </w:pPr>
        </w:pPrChange>
      </w:pPr>
      <w:r w:rsidRPr="000C1D37">
        <w:rPr>
          <w:rFonts w:cs="B Zar"/>
          <w:sz w:val="32"/>
          <w:szCs w:val="32"/>
          <w:rtl/>
        </w:rPr>
        <w:lastRenderedPageBreak/>
        <w:t xml:space="preserve">با توجه به اطلاعات آنلاین از سامانه چک‌های برگشتی بانک مرکزی، در صورت اعلام چک برگشتی، رتبه اعتباری شما به پایین‌ترین سطح یعنی </w:t>
      </w:r>
      <w:r w:rsidRPr="000C1D37">
        <w:rPr>
          <w:rFonts w:cs="B Zar"/>
          <w:sz w:val="32"/>
          <w:szCs w:val="32"/>
        </w:rPr>
        <w:t>E</w:t>
      </w:r>
      <w:r w:rsidRPr="000C1D37">
        <w:rPr>
          <w:rFonts w:cs="B Zar"/>
          <w:sz w:val="32"/>
          <w:szCs w:val="32"/>
          <w:rtl/>
        </w:rPr>
        <w:t xml:space="preserve">3 با امتیاز 250 کاهش پیدا می‌کنه. </w:t>
      </w:r>
    </w:p>
    <w:p w14:paraId="00000021" w14:textId="77777777" w:rsidR="0028197D" w:rsidRPr="000C1D37" w:rsidRDefault="00F61469">
      <w:pPr>
        <w:bidi/>
        <w:spacing w:line="360" w:lineRule="auto"/>
        <w:jc w:val="both"/>
        <w:rPr>
          <w:rFonts w:cs="B Zar"/>
          <w:sz w:val="32"/>
          <w:szCs w:val="32"/>
        </w:rPr>
        <w:pPrChange w:id="37" w:author="Fatemeh Mohammadi" w:date="2025-10-08T13:27:00Z">
          <w:pPr>
            <w:bidi/>
            <w:jc w:val="both"/>
          </w:pPr>
        </w:pPrChange>
      </w:pPr>
      <w:r w:rsidRPr="000C1D37">
        <w:rPr>
          <w:rFonts w:cs="B Zar"/>
          <w:b/>
          <w:sz w:val="32"/>
          <w:szCs w:val="32"/>
          <w:rtl/>
        </w:rPr>
        <w:t>سوال 11</w:t>
      </w:r>
      <w:r w:rsidRPr="000C1D37">
        <w:rPr>
          <w:rFonts w:cs="B Zar"/>
          <w:sz w:val="32"/>
          <w:szCs w:val="32"/>
          <w:rtl/>
        </w:rPr>
        <w:t xml:space="preserve"> : اگر بدهی مالیاتی داشته باشم، رتبه اعتباری و امتیازم به چه صورت تغییر می‌کنه؟ </w:t>
      </w:r>
    </w:p>
    <w:p w14:paraId="00000022" w14:textId="77777777" w:rsidR="0028197D" w:rsidRPr="000C1D37" w:rsidRDefault="00F61469">
      <w:pPr>
        <w:bidi/>
        <w:spacing w:line="360" w:lineRule="auto"/>
        <w:jc w:val="both"/>
        <w:rPr>
          <w:rFonts w:cs="B Zar"/>
          <w:b/>
          <w:sz w:val="32"/>
          <w:szCs w:val="32"/>
        </w:rPr>
        <w:pPrChange w:id="38" w:author="Fatemeh Mohammadi" w:date="2025-10-08T13:27:00Z">
          <w:pPr>
            <w:bidi/>
            <w:jc w:val="both"/>
          </w:pPr>
        </w:pPrChange>
      </w:pPr>
      <w:r w:rsidRPr="000C1D37">
        <w:rPr>
          <w:rFonts w:ascii="Quattrocento Sans" w:eastAsia="Quattrocento Sans" w:hAnsi="Quattrocento Sans" w:cs="B Zar"/>
          <w:b/>
          <w:sz w:val="32"/>
          <w:szCs w:val="32"/>
          <w:rtl/>
        </w:rPr>
        <w:t>پاسخ</w:t>
      </w:r>
    </w:p>
    <w:p w14:paraId="00000023" w14:textId="77777777" w:rsidR="0028197D" w:rsidRDefault="00F61469">
      <w:pPr>
        <w:bidi/>
        <w:spacing w:line="360" w:lineRule="auto"/>
        <w:jc w:val="both"/>
        <w:rPr>
          <w:rFonts w:cs="B Zar"/>
          <w:sz w:val="32"/>
          <w:szCs w:val="32"/>
          <w:rtl/>
        </w:rPr>
        <w:pPrChange w:id="39" w:author="Fatemeh Mohammadi" w:date="2025-10-08T13:27:00Z">
          <w:pPr>
            <w:bidi/>
            <w:jc w:val="both"/>
          </w:pPr>
        </w:pPrChange>
      </w:pPr>
      <w:r w:rsidRPr="000C1D37">
        <w:rPr>
          <w:rFonts w:cs="B Zar"/>
          <w:sz w:val="32"/>
          <w:szCs w:val="32"/>
          <w:rtl/>
        </w:rPr>
        <w:t xml:space="preserve">در صورت داشتن بدهی مالیاتی، رتبه اعتباری شما به پایین‌ترین سطح، یعنی </w:t>
      </w:r>
      <w:r w:rsidRPr="000C1D37">
        <w:rPr>
          <w:rFonts w:cs="B Zar"/>
          <w:sz w:val="32"/>
          <w:szCs w:val="32"/>
        </w:rPr>
        <w:t>E</w:t>
      </w:r>
      <w:r w:rsidRPr="000C1D37">
        <w:rPr>
          <w:rFonts w:cs="B Zar"/>
          <w:sz w:val="32"/>
          <w:szCs w:val="32"/>
          <w:rtl/>
        </w:rPr>
        <w:t xml:space="preserve">3، و امتیازتان به 250 کاهش خواهد یافت. </w:t>
      </w:r>
    </w:p>
    <w:p w14:paraId="030A403C" w14:textId="77777777" w:rsidR="00FE2644" w:rsidRPr="000C1D37" w:rsidRDefault="00FE2644">
      <w:pPr>
        <w:bidi/>
        <w:spacing w:line="360" w:lineRule="auto"/>
        <w:jc w:val="both"/>
        <w:rPr>
          <w:rFonts w:cs="B Zar"/>
          <w:sz w:val="32"/>
          <w:szCs w:val="32"/>
        </w:rPr>
        <w:pPrChange w:id="40" w:author="Fatemeh Mohammadi" w:date="2025-10-08T13:27:00Z">
          <w:pPr>
            <w:bidi/>
            <w:jc w:val="both"/>
          </w:pPr>
        </w:pPrChange>
      </w:pPr>
    </w:p>
    <w:p w14:paraId="00000024" w14:textId="77777777" w:rsidR="0028197D" w:rsidRPr="000C1D37" w:rsidRDefault="00F61469">
      <w:pPr>
        <w:bidi/>
        <w:spacing w:line="360" w:lineRule="auto"/>
        <w:jc w:val="both"/>
        <w:rPr>
          <w:rFonts w:cs="B Zar"/>
          <w:sz w:val="32"/>
          <w:szCs w:val="32"/>
        </w:rPr>
        <w:pPrChange w:id="41" w:author="Fatemeh Mohammadi" w:date="2025-10-08T13:27:00Z">
          <w:pPr>
            <w:bidi/>
            <w:jc w:val="both"/>
          </w:pPr>
        </w:pPrChange>
      </w:pPr>
      <w:r w:rsidRPr="000C1D37">
        <w:rPr>
          <w:rFonts w:cs="B Zar"/>
          <w:sz w:val="32"/>
          <w:szCs w:val="32"/>
          <w:rtl/>
        </w:rPr>
        <w:t>سوال 12 :آیا بدهی قبوض آب و برق در گزارش اعتبارسنجی محاسبه میشه؟</w:t>
      </w:r>
    </w:p>
    <w:p w14:paraId="00000025" w14:textId="77777777" w:rsidR="0028197D" w:rsidRPr="000C1D37" w:rsidRDefault="00F61469">
      <w:pPr>
        <w:bidi/>
        <w:spacing w:line="360" w:lineRule="auto"/>
        <w:jc w:val="both"/>
        <w:rPr>
          <w:rFonts w:cs="B Zar"/>
          <w:b/>
          <w:sz w:val="32"/>
          <w:szCs w:val="32"/>
        </w:rPr>
        <w:pPrChange w:id="42" w:author="Fatemeh Mohammadi" w:date="2025-10-08T13:27:00Z">
          <w:pPr>
            <w:bidi/>
            <w:jc w:val="both"/>
          </w:pPr>
        </w:pPrChange>
      </w:pPr>
      <w:r w:rsidRPr="000C1D37">
        <w:rPr>
          <w:rFonts w:cs="B Zar"/>
          <w:b/>
          <w:sz w:val="32"/>
          <w:szCs w:val="32"/>
          <w:rtl/>
        </w:rPr>
        <w:t xml:space="preserve">پاسخ </w:t>
      </w:r>
    </w:p>
    <w:p w14:paraId="00000026" w14:textId="77777777" w:rsidR="0028197D" w:rsidRPr="000C1D37" w:rsidRDefault="00F61469">
      <w:pPr>
        <w:bidi/>
        <w:spacing w:line="360" w:lineRule="auto"/>
        <w:jc w:val="both"/>
        <w:rPr>
          <w:rFonts w:cs="B Zar"/>
          <w:sz w:val="32"/>
          <w:szCs w:val="32"/>
        </w:rPr>
        <w:pPrChange w:id="43" w:author="Fatemeh Mohammadi" w:date="2025-10-08T13:27:00Z">
          <w:pPr>
            <w:bidi/>
            <w:jc w:val="both"/>
          </w:pPr>
        </w:pPrChange>
      </w:pPr>
      <w:r w:rsidRPr="000C1D37">
        <w:rPr>
          <w:rFonts w:cs="B Zar"/>
          <w:sz w:val="32"/>
          <w:szCs w:val="32"/>
          <w:rtl/>
        </w:rPr>
        <w:t>در حال حاضر، بدهی قبوض آب و برق در گزارش اعتبارسنجی محاسبه نمی‌شود. در صورت اعمال این موارد در گزارش اعتبارسنجی، حتماً اطلاع‌رسانی خواهد شد.</w:t>
      </w:r>
    </w:p>
    <w:p w14:paraId="00000027" w14:textId="77777777" w:rsidR="0028197D" w:rsidRPr="000C1D37" w:rsidRDefault="00F61469">
      <w:pPr>
        <w:bidi/>
        <w:spacing w:line="360" w:lineRule="auto"/>
        <w:jc w:val="both"/>
        <w:rPr>
          <w:rFonts w:cs="B Zar"/>
          <w:sz w:val="32"/>
          <w:szCs w:val="32"/>
        </w:rPr>
        <w:pPrChange w:id="44" w:author="Fatemeh Mohammadi" w:date="2025-10-08T13:27:00Z">
          <w:pPr>
            <w:bidi/>
            <w:jc w:val="both"/>
          </w:pPr>
        </w:pPrChange>
      </w:pPr>
      <w:r w:rsidRPr="000C1D37">
        <w:rPr>
          <w:rFonts w:cs="B Zar"/>
          <w:b/>
          <w:sz w:val="32"/>
          <w:szCs w:val="32"/>
          <w:rtl/>
        </w:rPr>
        <w:t>سوال 13</w:t>
      </w:r>
      <w:r w:rsidRPr="000C1D37">
        <w:rPr>
          <w:rFonts w:cs="B Zar"/>
          <w:sz w:val="32"/>
          <w:szCs w:val="32"/>
          <w:rtl/>
        </w:rPr>
        <w:t xml:space="preserve"> : اگر تو ۵ سال گذشته وام نگرفته باشم، باز هم رتبه اعتباری دارم؟ </w:t>
      </w:r>
    </w:p>
    <w:p w14:paraId="00000028" w14:textId="77777777" w:rsidR="0028197D" w:rsidRPr="000C1D37" w:rsidRDefault="00F61469">
      <w:pPr>
        <w:bidi/>
        <w:spacing w:line="360" w:lineRule="auto"/>
        <w:jc w:val="both"/>
        <w:rPr>
          <w:rFonts w:cs="B Zar"/>
          <w:b/>
          <w:sz w:val="32"/>
          <w:szCs w:val="32"/>
        </w:rPr>
        <w:pPrChange w:id="45" w:author="Fatemeh Mohammadi" w:date="2025-10-08T13:27:00Z">
          <w:pPr>
            <w:bidi/>
            <w:jc w:val="both"/>
          </w:pPr>
        </w:pPrChange>
      </w:pPr>
      <w:r w:rsidRPr="000C1D37">
        <w:rPr>
          <w:rFonts w:cs="B Zar"/>
          <w:b/>
          <w:sz w:val="32"/>
          <w:szCs w:val="32"/>
          <w:rtl/>
        </w:rPr>
        <w:t>پاسخ</w:t>
      </w:r>
    </w:p>
    <w:p w14:paraId="00000029" w14:textId="77777777" w:rsidR="0028197D" w:rsidRPr="000C1D37" w:rsidRDefault="00F61469">
      <w:pPr>
        <w:bidi/>
        <w:spacing w:line="360" w:lineRule="auto"/>
        <w:jc w:val="both"/>
        <w:rPr>
          <w:rFonts w:cs="B Zar"/>
          <w:sz w:val="32"/>
          <w:szCs w:val="32"/>
        </w:rPr>
        <w:pPrChange w:id="46" w:author="Fatemeh Mohammadi" w:date="2025-10-08T13:27:00Z">
          <w:pPr>
            <w:bidi/>
            <w:jc w:val="both"/>
          </w:pPr>
        </w:pPrChange>
      </w:pPr>
      <w:r w:rsidRPr="000C1D37">
        <w:rPr>
          <w:rFonts w:cs="B Zar"/>
          <w:sz w:val="32"/>
          <w:szCs w:val="32"/>
          <w:rtl/>
        </w:rPr>
        <w:t xml:space="preserve">بله، شما باز هم رتبه اعتباری خواهید داشت که بین </w:t>
      </w:r>
      <w:r w:rsidRPr="000C1D37">
        <w:rPr>
          <w:rFonts w:cs="B Zar"/>
          <w:sz w:val="32"/>
          <w:szCs w:val="32"/>
        </w:rPr>
        <w:t>C</w:t>
      </w:r>
      <w:r w:rsidRPr="000C1D37">
        <w:rPr>
          <w:rFonts w:cs="B Zar"/>
          <w:sz w:val="32"/>
          <w:szCs w:val="32"/>
          <w:rtl/>
        </w:rPr>
        <w:t xml:space="preserve">3 تا </w:t>
      </w:r>
      <w:r w:rsidRPr="000C1D37">
        <w:rPr>
          <w:rFonts w:cs="B Zar"/>
          <w:sz w:val="32"/>
          <w:szCs w:val="32"/>
        </w:rPr>
        <w:t>C</w:t>
      </w:r>
      <w:r w:rsidRPr="000C1D37">
        <w:rPr>
          <w:rFonts w:cs="B Zar"/>
          <w:sz w:val="32"/>
          <w:szCs w:val="32"/>
          <w:rtl/>
        </w:rPr>
        <w:t>1 خواهد بود</w:t>
      </w:r>
    </w:p>
    <w:p w14:paraId="0000002A" w14:textId="77777777" w:rsidR="0028197D" w:rsidRPr="000C1D37" w:rsidRDefault="00F61469">
      <w:pPr>
        <w:bidi/>
        <w:spacing w:line="360" w:lineRule="auto"/>
        <w:jc w:val="both"/>
        <w:rPr>
          <w:rFonts w:cs="B Zar"/>
          <w:sz w:val="32"/>
          <w:szCs w:val="32"/>
        </w:rPr>
        <w:pPrChange w:id="47" w:author="Fatemeh Mohammadi" w:date="2025-10-08T13:27:00Z">
          <w:pPr>
            <w:bidi/>
            <w:jc w:val="both"/>
          </w:pPr>
        </w:pPrChange>
      </w:pPr>
      <w:r w:rsidRPr="000C1D37">
        <w:rPr>
          <w:rFonts w:cs="B Zar"/>
          <w:sz w:val="32"/>
          <w:szCs w:val="32"/>
          <w:rtl/>
        </w:rPr>
        <w:t xml:space="preserve">سوال 14 :اطلاعات تسهیلاتی تو گزارش اعتبارسنجی هر چند وقت یه بار بروز می‌شه؟ </w:t>
      </w:r>
    </w:p>
    <w:p w14:paraId="0000002B" w14:textId="77777777" w:rsidR="0028197D" w:rsidRPr="000C1D37" w:rsidRDefault="00F61469">
      <w:pPr>
        <w:bidi/>
        <w:spacing w:line="360" w:lineRule="auto"/>
        <w:jc w:val="both"/>
        <w:rPr>
          <w:rFonts w:cs="B Zar"/>
          <w:b/>
          <w:sz w:val="32"/>
          <w:szCs w:val="32"/>
        </w:rPr>
        <w:pPrChange w:id="48" w:author="Fatemeh Mohammadi" w:date="2025-10-08T13:27:00Z">
          <w:pPr>
            <w:bidi/>
            <w:jc w:val="both"/>
          </w:pPr>
        </w:pPrChange>
      </w:pPr>
      <w:r w:rsidRPr="000C1D37">
        <w:rPr>
          <w:rFonts w:ascii="Quattrocento Sans" w:eastAsia="Quattrocento Sans" w:hAnsi="Quattrocento Sans" w:cs="B Zar"/>
          <w:b/>
          <w:sz w:val="32"/>
          <w:szCs w:val="32"/>
          <w:rtl/>
        </w:rPr>
        <w:lastRenderedPageBreak/>
        <w:t xml:space="preserve">پاسخ </w:t>
      </w:r>
    </w:p>
    <w:p w14:paraId="0000002C" w14:textId="77777777" w:rsidR="0028197D" w:rsidRPr="000C1D37" w:rsidRDefault="00F61469">
      <w:pPr>
        <w:bidi/>
        <w:spacing w:line="360" w:lineRule="auto"/>
        <w:jc w:val="both"/>
        <w:rPr>
          <w:rFonts w:cs="B Zar"/>
          <w:sz w:val="32"/>
          <w:szCs w:val="32"/>
        </w:rPr>
        <w:pPrChange w:id="49" w:author="Fatemeh Mohammadi" w:date="2025-10-08T13:27:00Z">
          <w:pPr>
            <w:bidi/>
            <w:jc w:val="both"/>
          </w:pPr>
        </w:pPrChange>
      </w:pPr>
      <w:r w:rsidRPr="000C1D37">
        <w:rPr>
          <w:rFonts w:cs="B Zar"/>
          <w:sz w:val="32"/>
          <w:szCs w:val="32"/>
          <w:rtl/>
        </w:rPr>
        <w:t xml:space="preserve">اطلاعات تسهیلاتی ماهی یک بار از طرف بانک‌ها برای شرکت اعتبارسنجی ارسال می‌شه و بعد از بررسی، بارگذاری می‌شه. پس در نتیجه ماهی یک بار بروزرسانی اطلاعات تسهیلاتی انجام می گردد . </w:t>
      </w:r>
    </w:p>
    <w:p w14:paraId="0000002D" w14:textId="77777777" w:rsidR="0028197D" w:rsidRPr="000C1D37" w:rsidRDefault="00F61469">
      <w:pPr>
        <w:bidi/>
        <w:spacing w:line="360" w:lineRule="auto"/>
        <w:jc w:val="both"/>
        <w:rPr>
          <w:rFonts w:cs="B Zar"/>
          <w:sz w:val="32"/>
          <w:szCs w:val="32"/>
        </w:rPr>
        <w:pPrChange w:id="50" w:author="Fatemeh Mohammadi" w:date="2025-10-08T13:27:00Z">
          <w:pPr>
            <w:bidi/>
            <w:jc w:val="both"/>
          </w:pPr>
        </w:pPrChange>
      </w:pPr>
      <w:r w:rsidRPr="000C1D37">
        <w:rPr>
          <w:rFonts w:cs="B Zar"/>
          <w:b/>
          <w:sz w:val="32"/>
          <w:szCs w:val="32"/>
          <w:rtl/>
        </w:rPr>
        <w:t>سوال 15</w:t>
      </w:r>
      <w:r w:rsidRPr="000C1D37">
        <w:rPr>
          <w:rFonts w:cs="B Zar"/>
          <w:sz w:val="32"/>
          <w:szCs w:val="32"/>
          <w:rtl/>
        </w:rPr>
        <w:t xml:space="preserve"> : آیا محکومیت‌های غیر مالی تو گزارش اعتبارسنجی قرار می‌گیرن؟ </w:t>
      </w:r>
    </w:p>
    <w:p w14:paraId="0000002E" w14:textId="77777777" w:rsidR="0028197D" w:rsidRPr="000C1D37" w:rsidRDefault="00F61469">
      <w:pPr>
        <w:bidi/>
        <w:spacing w:line="360" w:lineRule="auto"/>
        <w:jc w:val="both"/>
        <w:rPr>
          <w:rFonts w:cs="B Zar"/>
          <w:b/>
          <w:sz w:val="32"/>
          <w:szCs w:val="32"/>
        </w:rPr>
        <w:pPrChange w:id="51" w:author="Fatemeh Mohammadi" w:date="2025-10-08T13:27:00Z">
          <w:pPr>
            <w:bidi/>
            <w:jc w:val="both"/>
          </w:pPr>
        </w:pPrChange>
      </w:pPr>
      <w:r w:rsidRPr="000C1D37">
        <w:rPr>
          <w:rFonts w:cs="B Zar"/>
          <w:b/>
          <w:sz w:val="32"/>
          <w:szCs w:val="32"/>
          <w:rtl/>
        </w:rPr>
        <w:t>پاسخ :</w:t>
      </w:r>
    </w:p>
    <w:p w14:paraId="0000002F" w14:textId="77777777" w:rsidR="0028197D" w:rsidRPr="000C1D37" w:rsidRDefault="00F61469">
      <w:pPr>
        <w:bidi/>
        <w:spacing w:line="360" w:lineRule="auto"/>
        <w:jc w:val="both"/>
        <w:rPr>
          <w:rFonts w:cs="B Zar"/>
          <w:sz w:val="32"/>
          <w:szCs w:val="32"/>
        </w:rPr>
        <w:pPrChange w:id="52" w:author="Fatemeh Mohammadi" w:date="2025-10-08T13:27:00Z">
          <w:pPr>
            <w:bidi/>
            <w:jc w:val="both"/>
          </w:pPr>
        </w:pPrChange>
      </w:pPr>
      <w:r w:rsidRPr="000C1D37">
        <w:rPr>
          <w:rFonts w:cs="B Zar"/>
          <w:sz w:val="32"/>
          <w:szCs w:val="32"/>
          <w:rtl/>
        </w:rPr>
        <w:t xml:space="preserve"> خیر، فقط محکومیت‌های مالی اعلام شده توسط قوه قضائیه در رتبه اعتباری قرار می‌گیرند . </w:t>
      </w:r>
    </w:p>
    <w:p w14:paraId="00000030" w14:textId="77777777" w:rsidR="0028197D" w:rsidRPr="000C1D37" w:rsidRDefault="00F61469">
      <w:pPr>
        <w:bidi/>
        <w:spacing w:line="360" w:lineRule="auto"/>
        <w:jc w:val="both"/>
        <w:rPr>
          <w:rFonts w:cs="B Zar"/>
          <w:sz w:val="32"/>
          <w:szCs w:val="32"/>
        </w:rPr>
        <w:pPrChange w:id="53" w:author="Fatemeh Mohammadi" w:date="2025-10-08T13:27:00Z">
          <w:pPr>
            <w:bidi/>
            <w:jc w:val="both"/>
          </w:pPr>
        </w:pPrChange>
      </w:pPr>
      <w:r w:rsidRPr="000C1D37">
        <w:rPr>
          <w:rFonts w:cs="B Zar"/>
          <w:b/>
          <w:sz w:val="32"/>
          <w:szCs w:val="32"/>
          <w:rtl/>
        </w:rPr>
        <w:t>سوال 16</w:t>
      </w:r>
      <w:r w:rsidRPr="000C1D37">
        <w:rPr>
          <w:rFonts w:cs="B Zar"/>
          <w:sz w:val="32"/>
          <w:szCs w:val="32"/>
          <w:rtl/>
        </w:rPr>
        <w:t xml:space="preserve"> :اگر محکومیت مالی از طرف قوه قضاییه اعلام شود، چه مبلغی باعث کاهش رتبه اعتباری می‌شود ؟</w:t>
      </w:r>
    </w:p>
    <w:p w14:paraId="00000031" w14:textId="77777777" w:rsidR="0028197D" w:rsidRPr="000C1D37" w:rsidRDefault="00F61469">
      <w:pPr>
        <w:bidi/>
        <w:spacing w:line="360" w:lineRule="auto"/>
        <w:jc w:val="both"/>
        <w:rPr>
          <w:rFonts w:cs="B Zar"/>
          <w:sz w:val="32"/>
          <w:szCs w:val="32"/>
        </w:rPr>
        <w:pPrChange w:id="54" w:author="Fatemeh Mohammadi" w:date="2025-10-08T13:27:00Z">
          <w:pPr>
            <w:bidi/>
            <w:jc w:val="both"/>
          </w:pPr>
        </w:pPrChange>
      </w:pPr>
      <w:r w:rsidRPr="000C1D37">
        <w:rPr>
          <w:rFonts w:cs="B Zar"/>
          <w:sz w:val="32"/>
          <w:szCs w:val="32"/>
          <w:rtl/>
        </w:rPr>
        <w:t>پاسخ</w:t>
      </w:r>
    </w:p>
    <w:p w14:paraId="00000032" w14:textId="77777777" w:rsidR="0028197D" w:rsidRPr="000C1D37" w:rsidRDefault="00F61469">
      <w:pPr>
        <w:bidi/>
        <w:spacing w:line="360" w:lineRule="auto"/>
        <w:jc w:val="both"/>
        <w:rPr>
          <w:rFonts w:cs="B Zar"/>
          <w:sz w:val="32"/>
          <w:szCs w:val="32"/>
        </w:rPr>
        <w:pPrChange w:id="55" w:author="Fatemeh Mohammadi" w:date="2025-10-08T13:27:00Z">
          <w:pPr>
            <w:bidi/>
            <w:jc w:val="both"/>
          </w:pPr>
        </w:pPrChange>
      </w:pPr>
      <w:r w:rsidRPr="000C1D37">
        <w:rPr>
          <w:rFonts w:cs="B Zar"/>
          <w:sz w:val="32"/>
          <w:szCs w:val="32"/>
          <w:rtl/>
        </w:rPr>
        <w:t xml:space="preserve">اگر مبلغ بدهی یا محکومیت </w:t>
      </w:r>
      <w:r w:rsidRPr="00567F3D">
        <w:rPr>
          <w:rFonts w:cs="B Zar"/>
          <w:color w:val="FF0000"/>
          <w:sz w:val="32"/>
          <w:szCs w:val="32"/>
          <w:rtl/>
        </w:rPr>
        <w:t xml:space="preserve">مالی بیشتر از ۱۰ میلیارد تومان باشه، </w:t>
      </w:r>
      <w:r w:rsidRPr="000C1D37">
        <w:rPr>
          <w:rFonts w:cs="B Zar"/>
          <w:sz w:val="32"/>
          <w:szCs w:val="32"/>
          <w:rtl/>
        </w:rPr>
        <w:t xml:space="preserve">رتبه اعتباری به پایین‌ترین سطح یعنی </w:t>
      </w:r>
      <w:r w:rsidRPr="000C1D37">
        <w:rPr>
          <w:rFonts w:cs="B Zar"/>
          <w:sz w:val="32"/>
          <w:szCs w:val="32"/>
        </w:rPr>
        <w:t>E</w:t>
      </w:r>
      <w:r w:rsidRPr="000C1D37">
        <w:rPr>
          <w:rFonts w:cs="B Zar"/>
          <w:sz w:val="32"/>
          <w:szCs w:val="32"/>
          <w:rtl/>
        </w:rPr>
        <w:t xml:space="preserve">3 و امتیاز اعتباری به ۲۵۰ می‌رسد . </w:t>
      </w:r>
    </w:p>
    <w:p w14:paraId="00000033" w14:textId="77777777" w:rsidR="0028197D" w:rsidRPr="000C1D37" w:rsidRDefault="00F61469">
      <w:pPr>
        <w:bidi/>
        <w:spacing w:line="360" w:lineRule="auto"/>
        <w:jc w:val="both"/>
        <w:rPr>
          <w:rFonts w:cs="B Zar"/>
          <w:sz w:val="32"/>
          <w:szCs w:val="32"/>
        </w:rPr>
        <w:pPrChange w:id="56" w:author="Fatemeh Mohammadi" w:date="2025-10-08T13:27:00Z">
          <w:pPr>
            <w:bidi/>
            <w:jc w:val="both"/>
          </w:pPr>
        </w:pPrChange>
      </w:pPr>
      <w:r w:rsidRPr="000C1D37">
        <w:rPr>
          <w:rFonts w:cs="B Zar"/>
          <w:sz w:val="32"/>
          <w:szCs w:val="32"/>
          <w:rtl/>
        </w:rPr>
        <w:t xml:space="preserve">سوال 17: آدرس سایت رسمی شرکت اعتبارسنجی ایران جهت اخذ  گزارش اعتبارسنجی ؟ </w:t>
      </w:r>
    </w:p>
    <w:p w14:paraId="00000034" w14:textId="77777777" w:rsidR="0028197D" w:rsidRPr="000C1D37" w:rsidRDefault="00F61469">
      <w:pPr>
        <w:bidi/>
        <w:spacing w:line="360" w:lineRule="auto"/>
        <w:jc w:val="both"/>
        <w:rPr>
          <w:rFonts w:cs="B Zar"/>
          <w:sz w:val="32"/>
          <w:szCs w:val="32"/>
        </w:rPr>
        <w:pPrChange w:id="57" w:author="Fatemeh Mohammadi" w:date="2025-10-08T13:27:00Z">
          <w:pPr>
            <w:bidi/>
            <w:jc w:val="both"/>
          </w:pPr>
        </w:pPrChange>
      </w:pPr>
      <w:r w:rsidRPr="000C1D37">
        <w:rPr>
          <w:rFonts w:ascii="Quattrocento Sans" w:eastAsia="Quattrocento Sans" w:hAnsi="Quattrocento Sans" w:cs="B Zar"/>
          <w:sz w:val="32"/>
          <w:szCs w:val="32"/>
          <w:rtl/>
        </w:rPr>
        <w:t xml:space="preserve">پاسخ </w:t>
      </w:r>
    </w:p>
    <w:p w14:paraId="00000035" w14:textId="77777777" w:rsidR="0028197D" w:rsidRPr="000C1D37" w:rsidRDefault="00F61469">
      <w:pPr>
        <w:bidi/>
        <w:spacing w:line="360" w:lineRule="auto"/>
        <w:jc w:val="both"/>
        <w:rPr>
          <w:rFonts w:cs="B Zar"/>
          <w:sz w:val="32"/>
          <w:szCs w:val="32"/>
        </w:rPr>
        <w:pPrChange w:id="58" w:author="Fatemeh Mohammadi" w:date="2025-10-08T13:27:00Z">
          <w:pPr>
            <w:bidi/>
            <w:jc w:val="both"/>
          </w:pPr>
        </w:pPrChange>
      </w:pPr>
      <w:r w:rsidRPr="000C1D37">
        <w:rPr>
          <w:rFonts w:cs="B Zar"/>
          <w:sz w:val="32"/>
          <w:szCs w:val="32"/>
          <w:rtl/>
        </w:rPr>
        <w:lastRenderedPageBreak/>
        <w:t xml:space="preserve"> جهت اخذ گزارش اعتبارسنجی خود لطفا ، به سایت رسمی شرکت اعتبارسنجی ایران به آدرس </w:t>
      </w:r>
      <w:r>
        <w:fldChar w:fldCharType="begin"/>
      </w:r>
      <w:r>
        <w:instrText>HYPERLINK "http://nics24.ir" \h</w:instrText>
      </w:r>
      <w:r>
        <w:fldChar w:fldCharType="separate"/>
      </w:r>
      <w:r w:rsidRPr="000C1D37">
        <w:rPr>
          <w:rFonts w:cs="B Zar"/>
          <w:color w:val="0563C1"/>
          <w:sz w:val="32"/>
          <w:szCs w:val="32"/>
        </w:rPr>
        <w:t>nics24.ir</w:t>
      </w:r>
      <w:r>
        <w:rPr>
          <w:rFonts w:cs="B Zar"/>
          <w:color w:val="0563C1"/>
          <w:sz w:val="32"/>
          <w:szCs w:val="32"/>
        </w:rPr>
        <w:fldChar w:fldCharType="end"/>
      </w:r>
      <w:r w:rsidRPr="000C1D37">
        <w:rPr>
          <w:rFonts w:cs="B Zar"/>
          <w:sz w:val="32"/>
          <w:szCs w:val="32"/>
          <w:rtl/>
        </w:rPr>
        <w:t xml:space="preserve"> مراجعه کنید. </w:t>
      </w:r>
    </w:p>
    <w:p w14:paraId="00000036" w14:textId="77777777" w:rsidR="0028197D" w:rsidRPr="000C1D37" w:rsidRDefault="00F61469">
      <w:pPr>
        <w:bidi/>
        <w:spacing w:line="360" w:lineRule="auto"/>
        <w:jc w:val="both"/>
        <w:rPr>
          <w:rFonts w:cs="B Zar"/>
          <w:sz w:val="32"/>
          <w:szCs w:val="32"/>
        </w:rPr>
        <w:pPrChange w:id="59" w:author="Fatemeh Mohammadi" w:date="2025-10-08T13:27:00Z">
          <w:pPr>
            <w:bidi/>
            <w:jc w:val="both"/>
          </w:pPr>
        </w:pPrChange>
      </w:pPr>
      <w:r w:rsidRPr="000C1D37">
        <w:rPr>
          <w:rFonts w:cs="B Zar"/>
          <w:sz w:val="32"/>
          <w:szCs w:val="32"/>
          <w:rtl/>
        </w:rPr>
        <w:t xml:space="preserve">سوال 18 : برای اینکه امتیاز اعتباریم رو ببرم بالا، باید چیکار کنم؟ </w:t>
      </w:r>
    </w:p>
    <w:p w14:paraId="00000037" w14:textId="77777777" w:rsidR="0028197D" w:rsidRPr="000C1D37" w:rsidRDefault="00F61469">
      <w:pPr>
        <w:bidi/>
        <w:spacing w:line="360" w:lineRule="auto"/>
        <w:jc w:val="both"/>
        <w:rPr>
          <w:rFonts w:cs="B Zar"/>
          <w:sz w:val="32"/>
          <w:szCs w:val="32"/>
        </w:rPr>
        <w:pPrChange w:id="60" w:author="Fatemeh Mohammadi" w:date="2025-10-08T13:27:00Z">
          <w:pPr>
            <w:bidi/>
            <w:jc w:val="both"/>
          </w:pPr>
        </w:pPrChange>
      </w:pPr>
      <w:r w:rsidRPr="000C1D37">
        <w:rPr>
          <w:rFonts w:cs="B Zar"/>
          <w:sz w:val="32"/>
          <w:szCs w:val="32"/>
          <w:rtl/>
        </w:rPr>
        <w:t>پاسخ</w:t>
      </w:r>
    </w:p>
    <w:p w14:paraId="00000038" w14:textId="36B58F8A" w:rsidR="0028197D" w:rsidRDefault="00F61469">
      <w:pPr>
        <w:bidi/>
        <w:spacing w:line="360" w:lineRule="auto"/>
        <w:jc w:val="both"/>
        <w:rPr>
          <w:rFonts w:cs="B Zar"/>
          <w:sz w:val="32"/>
          <w:szCs w:val="32"/>
          <w:rtl/>
        </w:rPr>
        <w:pPrChange w:id="61" w:author="Fatemeh Mohammadi" w:date="2025-10-08T13:27:00Z">
          <w:pPr>
            <w:bidi/>
            <w:jc w:val="both"/>
          </w:pPr>
        </w:pPrChange>
      </w:pPr>
      <w:r w:rsidRPr="00567F3D">
        <w:rPr>
          <w:rFonts w:cs="B Zar"/>
          <w:sz w:val="32"/>
          <w:szCs w:val="32"/>
          <w:highlight w:val="yellow"/>
          <w:rtl/>
        </w:rPr>
        <w:t>اگه وام دارید، تنها راهش اینه که قسط‌ها رو سر وقت پرداخت کنید. با هر بار به‌روزرسانی ماهانه، رتبه شما کم‌کم بهتر خواهد شد</w:t>
      </w:r>
      <w:r w:rsidR="00567F3D" w:rsidRPr="00567F3D">
        <w:rPr>
          <w:rFonts w:cs="B Zar" w:hint="cs"/>
          <w:sz w:val="32"/>
          <w:szCs w:val="32"/>
          <w:highlight w:val="yellow"/>
          <w:rtl/>
        </w:rPr>
        <w:t>.</w:t>
      </w:r>
      <w:r w:rsidRPr="000C1D37">
        <w:rPr>
          <w:rFonts w:cs="B Zar"/>
          <w:sz w:val="32"/>
          <w:szCs w:val="32"/>
          <w:rtl/>
        </w:rPr>
        <w:t xml:space="preserve"> </w:t>
      </w:r>
    </w:p>
    <w:p w14:paraId="1C714356" w14:textId="742369FC" w:rsidR="00567F3D" w:rsidRPr="00374395" w:rsidRDefault="00374395">
      <w:pPr>
        <w:bidi/>
        <w:spacing w:line="360" w:lineRule="auto"/>
        <w:jc w:val="both"/>
        <w:rPr>
          <w:rFonts w:cs="B Zar"/>
          <w:color w:val="FF0000"/>
          <w:sz w:val="32"/>
          <w:szCs w:val="32"/>
          <w:rtl/>
        </w:rPr>
        <w:pPrChange w:id="62" w:author="Fatemeh Mohammadi" w:date="2025-10-08T13:27:00Z">
          <w:pPr>
            <w:bidi/>
            <w:jc w:val="both"/>
          </w:pPr>
        </w:pPrChange>
      </w:pPr>
      <w:r w:rsidRPr="00374395">
        <w:rPr>
          <w:rFonts w:cs="B Zar" w:hint="cs"/>
          <w:color w:val="FF0000"/>
          <w:sz w:val="32"/>
          <w:szCs w:val="32"/>
          <w:rtl/>
        </w:rPr>
        <w:t>بازپرداخت منظم اقساط</w:t>
      </w:r>
    </w:p>
    <w:p w14:paraId="2CDF8D8A" w14:textId="71ABF40D" w:rsidR="00374395" w:rsidRDefault="00374395">
      <w:pPr>
        <w:bidi/>
        <w:spacing w:line="360" w:lineRule="auto"/>
        <w:jc w:val="both"/>
        <w:rPr>
          <w:rFonts w:cs="B Zar"/>
          <w:color w:val="FF0000"/>
          <w:sz w:val="32"/>
          <w:szCs w:val="32"/>
          <w:rtl/>
        </w:rPr>
        <w:pPrChange w:id="63" w:author="Fatemeh Mohammadi" w:date="2025-10-08T13:27:00Z">
          <w:pPr>
            <w:bidi/>
            <w:jc w:val="both"/>
          </w:pPr>
        </w:pPrChange>
      </w:pPr>
      <w:r>
        <w:rPr>
          <w:rFonts w:cs="B Zar" w:hint="cs"/>
          <w:color w:val="FF0000"/>
          <w:sz w:val="32"/>
          <w:szCs w:val="32"/>
          <w:rtl/>
        </w:rPr>
        <w:t>ضمانت افراد خوش حساب</w:t>
      </w:r>
    </w:p>
    <w:p w14:paraId="67156F64" w14:textId="52811347" w:rsidR="00374395" w:rsidRDefault="00374395">
      <w:pPr>
        <w:bidi/>
        <w:spacing w:line="360" w:lineRule="auto"/>
        <w:jc w:val="both"/>
        <w:rPr>
          <w:rFonts w:cs="B Zar"/>
          <w:color w:val="FF0000"/>
          <w:sz w:val="32"/>
          <w:szCs w:val="32"/>
          <w:rtl/>
        </w:rPr>
        <w:pPrChange w:id="64" w:author="Fatemeh Mohammadi" w:date="2025-10-08T13:27:00Z">
          <w:pPr>
            <w:bidi/>
            <w:jc w:val="both"/>
          </w:pPr>
        </w:pPrChange>
      </w:pPr>
      <w:r>
        <w:rPr>
          <w:rFonts w:cs="B Zar" w:hint="cs"/>
          <w:color w:val="FF0000"/>
          <w:sz w:val="32"/>
          <w:szCs w:val="32"/>
          <w:rtl/>
        </w:rPr>
        <w:t>نداشتن بدهی مالیاتی</w:t>
      </w:r>
    </w:p>
    <w:p w14:paraId="2E35D10D" w14:textId="7119A555" w:rsidR="00374395" w:rsidRPr="00374395" w:rsidRDefault="00374395">
      <w:pPr>
        <w:bidi/>
        <w:spacing w:line="360" w:lineRule="auto"/>
        <w:jc w:val="both"/>
        <w:rPr>
          <w:rFonts w:cs="B Zar"/>
          <w:color w:val="FF0000"/>
          <w:sz w:val="32"/>
          <w:szCs w:val="32"/>
        </w:rPr>
        <w:pPrChange w:id="65" w:author="Fatemeh Mohammadi" w:date="2025-10-08T13:27:00Z">
          <w:pPr>
            <w:bidi/>
            <w:jc w:val="both"/>
          </w:pPr>
        </w:pPrChange>
      </w:pPr>
      <w:r>
        <w:rPr>
          <w:rFonts w:cs="B Zar" w:hint="cs"/>
          <w:color w:val="FF0000"/>
          <w:sz w:val="32"/>
          <w:szCs w:val="32"/>
          <w:rtl/>
        </w:rPr>
        <w:t>نداشتن چک برگشتی</w:t>
      </w:r>
    </w:p>
    <w:p w14:paraId="00000039" w14:textId="77777777" w:rsidR="0028197D" w:rsidRPr="000C1D37" w:rsidRDefault="00F61469">
      <w:pPr>
        <w:bidi/>
        <w:spacing w:line="360" w:lineRule="auto"/>
        <w:jc w:val="both"/>
        <w:rPr>
          <w:rFonts w:cs="B Zar"/>
          <w:sz w:val="32"/>
          <w:szCs w:val="32"/>
        </w:rPr>
        <w:pPrChange w:id="66" w:author="Fatemeh Mohammadi" w:date="2025-10-08T13:27:00Z">
          <w:pPr>
            <w:bidi/>
            <w:jc w:val="both"/>
          </w:pPr>
        </w:pPrChange>
      </w:pPr>
      <w:r w:rsidRPr="000C1D37">
        <w:rPr>
          <w:rFonts w:cs="B Zar"/>
          <w:sz w:val="32"/>
          <w:szCs w:val="32"/>
          <w:rtl/>
        </w:rPr>
        <w:t xml:space="preserve">سوال 19 : هزینه گرفتن گزارش اعتبارسنجی برای اشخاص حقیقی  چقدر هستش؟ </w:t>
      </w:r>
    </w:p>
    <w:p w14:paraId="0000003A" w14:textId="77777777" w:rsidR="0028197D" w:rsidRPr="000C1D37" w:rsidRDefault="00F61469">
      <w:pPr>
        <w:bidi/>
        <w:spacing w:line="360" w:lineRule="auto"/>
        <w:jc w:val="both"/>
        <w:rPr>
          <w:rFonts w:cs="B Zar"/>
          <w:sz w:val="32"/>
          <w:szCs w:val="32"/>
        </w:rPr>
        <w:pPrChange w:id="67" w:author="Fatemeh Mohammadi" w:date="2025-10-08T13:27:00Z">
          <w:pPr>
            <w:bidi/>
            <w:jc w:val="both"/>
          </w:pPr>
        </w:pPrChange>
      </w:pPr>
      <w:r w:rsidRPr="000C1D37">
        <w:rPr>
          <w:rFonts w:ascii="Quattrocento Sans" w:eastAsia="Quattrocento Sans" w:hAnsi="Quattrocento Sans" w:cs="B Zar"/>
          <w:sz w:val="32"/>
          <w:szCs w:val="32"/>
          <w:rtl/>
        </w:rPr>
        <w:t xml:space="preserve">پاسخ </w:t>
      </w:r>
    </w:p>
    <w:p w14:paraId="0000003B" w14:textId="77777777" w:rsidR="0028197D" w:rsidRPr="000C1D37" w:rsidRDefault="00F61469">
      <w:pPr>
        <w:bidi/>
        <w:spacing w:line="360" w:lineRule="auto"/>
        <w:jc w:val="both"/>
        <w:rPr>
          <w:rFonts w:cs="B Zar"/>
          <w:sz w:val="32"/>
          <w:szCs w:val="32"/>
        </w:rPr>
        <w:pPrChange w:id="68" w:author="Fatemeh Mohammadi" w:date="2025-10-08T13:27:00Z">
          <w:pPr>
            <w:bidi/>
            <w:jc w:val="both"/>
          </w:pPr>
        </w:pPrChange>
      </w:pPr>
      <w:r w:rsidRPr="000C1D37">
        <w:rPr>
          <w:rFonts w:cs="B Zar"/>
          <w:sz w:val="32"/>
          <w:szCs w:val="32"/>
          <w:rtl/>
        </w:rPr>
        <w:t xml:space="preserve">درحال حاضر هزینه گزارش اعتبارسنجی ۸۰۰۰ تومان می باشد </w:t>
      </w:r>
    </w:p>
    <w:p w14:paraId="0000003C" w14:textId="77777777" w:rsidR="0028197D" w:rsidRPr="000C1D37" w:rsidRDefault="00F61469">
      <w:pPr>
        <w:bidi/>
        <w:spacing w:line="360" w:lineRule="auto"/>
        <w:jc w:val="both"/>
        <w:rPr>
          <w:rFonts w:cs="B Zar"/>
          <w:sz w:val="32"/>
          <w:szCs w:val="32"/>
        </w:rPr>
        <w:pPrChange w:id="69" w:author="Fatemeh Mohammadi" w:date="2025-10-08T13:27:00Z">
          <w:pPr>
            <w:bidi/>
            <w:jc w:val="both"/>
          </w:pPr>
        </w:pPrChange>
      </w:pPr>
      <w:r w:rsidRPr="000C1D37">
        <w:rPr>
          <w:rFonts w:cs="B Zar"/>
          <w:sz w:val="32"/>
          <w:szCs w:val="32"/>
          <w:rtl/>
        </w:rPr>
        <w:t xml:space="preserve">سوال 20 :هزینه گزارش اعتبارسنجی برای شرکت‌ها و سازمان‌ها چقدر هستش ؟ </w:t>
      </w:r>
    </w:p>
    <w:p w14:paraId="0000003D" w14:textId="77777777" w:rsidR="0028197D" w:rsidRPr="000C1D37" w:rsidRDefault="00F61469">
      <w:pPr>
        <w:bidi/>
        <w:spacing w:line="360" w:lineRule="auto"/>
        <w:jc w:val="both"/>
        <w:rPr>
          <w:rFonts w:cs="B Zar"/>
          <w:sz w:val="32"/>
          <w:szCs w:val="32"/>
        </w:rPr>
        <w:pPrChange w:id="70" w:author="Fatemeh Mohammadi" w:date="2025-10-08T13:27:00Z">
          <w:pPr>
            <w:bidi/>
            <w:jc w:val="both"/>
          </w:pPr>
        </w:pPrChange>
      </w:pPr>
      <w:r w:rsidRPr="000C1D37">
        <w:rPr>
          <w:rFonts w:cs="B Zar"/>
          <w:sz w:val="32"/>
          <w:szCs w:val="32"/>
          <w:rtl/>
        </w:rPr>
        <w:t xml:space="preserve">پاسخ </w:t>
      </w:r>
    </w:p>
    <w:p w14:paraId="0000003E" w14:textId="77777777" w:rsidR="0028197D" w:rsidRPr="000C1D37" w:rsidRDefault="00F61469">
      <w:pPr>
        <w:bidi/>
        <w:spacing w:line="360" w:lineRule="auto"/>
        <w:jc w:val="both"/>
        <w:rPr>
          <w:rFonts w:cs="B Zar"/>
          <w:sz w:val="32"/>
          <w:szCs w:val="32"/>
        </w:rPr>
        <w:pPrChange w:id="71" w:author="Fatemeh Mohammadi" w:date="2025-10-08T13:27:00Z">
          <w:pPr>
            <w:bidi/>
            <w:jc w:val="both"/>
          </w:pPr>
        </w:pPrChange>
      </w:pPr>
      <w:r w:rsidRPr="000C1D37">
        <w:rPr>
          <w:rFonts w:cs="B Zar"/>
          <w:sz w:val="32"/>
          <w:szCs w:val="32"/>
          <w:rtl/>
        </w:rPr>
        <w:lastRenderedPageBreak/>
        <w:t xml:space="preserve">هزینه گزارش اعتبارسنجی برای اشخاص حقوقی در حال حاضر ۱۲۰۰۰ تومان می باشد </w:t>
      </w:r>
    </w:p>
    <w:p w14:paraId="0000003F" w14:textId="77777777" w:rsidR="0028197D" w:rsidRPr="000C1D37" w:rsidRDefault="00F61469">
      <w:pPr>
        <w:bidi/>
        <w:spacing w:line="360" w:lineRule="auto"/>
        <w:jc w:val="both"/>
        <w:rPr>
          <w:rFonts w:cs="B Zar"/>
          <w:sz w:val="32"/>
          <w:szCs w:val="32"/>
        </w:rPr>
        <w:pPrChange w:id="72" w:author="Fatemeh Mohammadi" w:date="2025-10-08T13:27:00Z">
          <w:pPr>
            <w:bidi/>
            <w:jc w:val="both"/>
          </w:pPr>
        </w:pPrChange>
      </w:pPr>
      <w:r w:rsidRPr="000C1D37">
        <w:rPr>
          <w:rFonts w:cs="B Zar"/>
          <w:sz w:val="32"/>
          <w:szCs w:val="32"/>
          <w:rtl/>
        </w:rPr>
        <w:t>سوال 21 : من در خصوص سامانه فرابانک ، ملت سوالی دارم  آیا شما می‌تونید کمکم کنید؟</w:t>
      </w:r>
    </w:p>
    <w:p w14:paraId="00000040" w14:textId="77777777" w:rsidR="0028197D" w:rsidRPr="000C1D37" w:rsidRDefault="00F61469">
      <w:pPr>
        <w:bidi/>
        <w:spacing w:line="360" w:lineRule="auto"/>
        <w:jc w:val="both"/>
        <w:rPr>
          <w:rFonts w:cs="B Zar"/>
          <w:sz w:val="32"/>
          <w:szCs w:val="32"/>
        </w:rPr>
        <w:pPrChange w:id="73" w:author="Fatemeh Mohammadi" w:date="2025-10-08T13:27:00Z">
          <w:pPr>
            <w:bidi/>
            <w:jc w:val="both"/>
          </w:pPr>
        </w:pPrChange>
      </w:pPr>
      <w:r w:rsidRPr="000C1D37">
        <w:rPr>
          <w:rFonts w:cs="B Zar"/>
          <w:sz w:val="32"/>
          <w:szCs w:val="32"/>
          <w:rtl/>
        </w:rPr>
        <w:t xml:space="preserve">پاسخ : </w:t>
      </w:r>
    </w:p>
    <w:p w14:paraId="00000041" w14:textId="77777777" w:rsidR="0028197D" w:rsidRPr="000C1D37" w:rsidRDefault="00F61469">
      <w:pPr>
        <w:bidi/>
        <w:spacing w:line="360" w:lineRule="auto"/>
        <w:jc w:val="both"/>
        <w:rPr>
          <w:rFonts w:cs="B Zar"/>
          <w:sz w:val="32"/>
          <w:szCs w:val="32"/>
        </w:rPr>
        <w:pPrChange w:id="74" w:author="Fatemeh Mohammadi" w:date="2025-10-08T13:27:00Z">
          <w:pPr>
            <w:bidi/>
            <w:jc w:val="both"/>
          </w:pPr>
        </w:pPrChange>
      </w:pPr>
      <w:r w:rsidRPr="000C1D37">
        <w:rPr>
          <w:rFonts w:cs="B Zar"/>
          <w:sz w:val="32"/>
          <w:szCs w:val="32"/>
          <w:rtl/>
        </w:rPr>
        <w:t xml:space="preserve">متاسفم، ولی شرکت اعتبارسنجی فقط در مورد رتبه اعتباری می‌تواند پاسخگو سوالات شما باشد . لطفا برای مشکلات سامانه فرابانک، با شماره ۱۵۵۶ داخلی ۴ تماس بگیرید . </w:t>
      </w:r>
    </w:p>
    <w:p w14:paraId="00000042" w14:textId="77777777" w:rsidR="0028197D" w:rsidRPr="000C1D37" w:rsidRDefault="00F61469">
      <w:pPr>
        <w:bidi/>
        <w:spacing w:line="360" w:lineRule="auto"/>
        <w:jc w:val="both"/>
        <w:rPr>
          <w:rFonts w:cs="B Zar"/>
          <w:sz w:val="32"/>
          <w:szCs w:val="32"/>
        </w:rPr>
        <w:pPrChange w:id="75" w:author="Fatemeh Mohammadi" w:date="2025-10-08T13:27:00Z">
          <w:pPr>
            <w:bidi/>
            <w:jc w:val="both"/>
          </w:pPr>
        </w:pPrChange>
      </w:pPr>
      <w:r w:rsidRPr="000C1D37">
        <w:rPr>
          <w:rFonts w:cs="B Zar"/>
          <w:sz w:val="32"/>
          <w:szCs w:val="32"/>
          <w:rtl/>
        </w:rPr>
        <w:t xml:space="preserve">سوال 22: برای گرفتن پنل کسب و کار از شرکت اعتبارسنجی که بتونم گزارش اعتباری مشتریام رو بگیرم، باید هزینه‌ای پرداخت کنم؟ </w:t>
      </w:r>
    </w:p>
    <w:p w14:paraId="00000043" w14:textId="77777777" w:rsidR="0028197D" w:rsidRPr="000C1D37" w:rsidRDefault="00F61469">
      <w:pPr>
        <w:bidi/>
        <w:spacing w:line="360" w:lineRule="auto"/>
        <w:jc w:val="both"/>
        <w:rPr>
          <w:rFonts w:cs="B Zar"/>
          <w:sz w:val="32"/>
          <w:szCs w:val="32"/>
        </w:rPr>
        <w:pPrChange w:id="76" w:author="Fatemeh Mohammadi" w:date="2025-10-08T13:27:00Z">
          <w:pPr>
            <w:bidi/>
            <w:jc w:val="both"/>
          </w:pPr>
        </w:pPrChange>
      </w:pPr>
      <w:r w:rsidRPr="000C1D37">
        <w:rPr>
          <w:rFonts w:cs="B Zar"/>
          <w:sz w:val="32"/>
          <w:szCs w:val="32"/>
          <w:rtl/>
        </w:rPr>
        <w:t>پاسخ</w:t>
      </w:r>
    </w:p>
    <w:p w14:paraId="00000044" w14:textId="77777777" w:rsidR="0028197D" w:rsidRPr="000C1D37" w:rsidRDefault="00F61469">
      <w:pPr>
        <w:bidi/>
        <w:spacing w:line="360" w:lineRule="auto"/>
        <w:jc w:val="both"/>
        <w:rPr>
          <w:rFonts w:cs="B Zar"/>
          <w:sz w:val="32"/>
          <w:szCs w:val="32"/>
        </w:rPr>
        <w:pPrChange w:id="77" w:author="Fatemeh Mohammadi" w:date="2025-10-08T13:27:00Z">
          <w:pPr>
            <w:bidi/>
            <w:jc w:val="both"/>
          </w:pPr>
        </w:pPrChange>
      </w:pPr>
      <w:r w:rsidRPr="000C1D37">
        <w:rPr>
          <w:rFonts w:cs="B Zar"/>
          <w:sz w:val="32"/>
          <w:szCs w:val="32"/>
          <w:rtl/>
        </w:rPr>
        <w:t>خیر  ، ایجاد دسترسی به پنل کسب و کار هیچ هزینه‌ای ندارد .</w:t>
      </w:r>
    </w:p>
    <w:p w14:paraId="00000045" w14:textId="77777777" w:rsidR="0028197D" w:rsidRPr="000C1D37" w:rsidRDefault="0028197D">
      <w:pPr>
        <w:bidi/>
        <w:spacing w:line="360" w:lineRule="auto"/>
        <w:jc w:val="both"/>
        <w:rPr>
          <w:rFonts w:cs="B Zar"/>
          <w:sz w:val="32"/>
          <w:szCs w:val="32"/>
        </w:rPr>
        <w:pPrChange w:id="78" w:author="Fatemeh Mohammadi" w:date="2025-10-08T13:27:00Z">
          <w:pPr>
            <w:bidi/>
            <w:jc w:val="both"/>
          </w:pPr>
        </w:pPrChange>
      </w:pPr>
    </w:p>
    <w:p w14:paraId="00000046" w14:textId="77777777" w:rsidR="0028197D" w:rsidRPr="000C1D37" w:rsidRDefault="00F61469">
      <w:pPr>
        <w:bidi/>
        <w:spacing w:line="360" w:lineRule="auto"/>
        <w:jc w:val="both"/>
        <w:rPr>
          <w:rFonts w:cs="B Zar"/>
          <w:sz w:val="32"/>
          <w:szCs w:val="32"/>
        </w:rPr>
        <w:pPrChange w:id="79" w:author="Fatemeh Mohammadi" w:date="2025-10-08T13:27:00Z">
          <w:pPr>
            <w:bidi/>
            <w:jc w:val="both"/>
          </w:pPr>
        </w:pPrChange>
      </w:pPr>
      <w:r w:rsidRPr="000C1D37">
        <w:rPr>
          <w:rFonts w:cs="B Zar"/>
          <w:sz w:val="32"/>
          <w:szCs w:val="32"/>
          <w:rtl/>
        </w:rPr>
        <w:t xml:space="preserve">سوال 23 : شرایط درخواست پنل </w:t>
      </w:r>
      <w:r w:rsidRPr="000C1D37">
        <w:rPr>
          <w:rFonts w:cs="B Zar"/>
          <w:sz w:val="32"/>
          <w:szCs w:val="32"/>
        </w:rPr>
        <w:t>API</w:t>
      </w:r>
      <w:r w:rsidRPr="000C1D37">
        <w:rPr>
          <w:rFonts w:cs="B Zar"/>
          <w:sz w:val="32"/>
          <w:szCs w:val="32"/>
          <w:rtl/>
        </w:rPr>
        <w:t xml:space="preserve"> از شرکت اعتبارسنجی ایران ؟ </w:t>
      </w:r>
    </w:p>
    <w:p w14:paraId="00000047" w14:textId="77777777" w:rsidR="0028197D" w:rsidRPr="000C1D37" w:rsidRDefault="00F61469">
      <w:pPr>
        <w:bidi/>
        <w:spacing w:line="360" w:lineRule="auto"/>
        <w:jc w:val="both"/>
        <w:rPr>
          <w:rFonts w:cs="B Zar"/>
          <w:sz w:val="32"/>
          <w:szCs w:val="32"/>
        </w:rPr>
        <w:pPrChange w:id="80" w:author="Fatemeh Mohammadi" w:date="2025-10-08T13:27:00Z">
          <w:pPr>
            <w:bidi/>
            <w:jc w:val="both"/>
          </w:pPr>
        </w:pPrChange>
      </w:pPr>
      <w:r w:rsidRPr="000C1D37">
        <w:rPr>
          <w:rFonts w:cs="B Zar"/>
          <w:sz w:val="32"/>
          <w:szCs w:val="32"/>
          <w:rtl/>
        </w:rPr>
        <w:t xml:space="preserve">پاسخ </w:t>
      </w:r>
    </w:p>
    <w:p w14:paraId="00000048" w14:textId="77777777" w:rsidR="0028197D" w:rsidRPr="000C1D37" w:rsidRDefault="00F61469">
      <w:pPr>
        <w:bidi/>
        <w:spacing w:line="360" w:lineRule="auto"/>
        <w:jc w:val="both"/>
        <w:rPr>
          <w:rFonts w:cs="B Zar"/>
          <w:sz w:val="32"/>
          <w:szCs w:val="32"/>
        </w:rPr>
        <w:pPrChange w:id="81" w:author="Fatemeh Mohammadi" w:date="2025-10-08T13:27:00Z">
          <w:pPr>
            <w:bidi/>
            <w:jc w:val="both"/>
          </w:pPr>
        </w:pPrChange>
      </w:pPr>
      <w:r w:rsidRPr="000C1D37">
        <w:rPr>
          <w:rFonts w:cs="B Zar"/>
          <w:sz w:val="32"/>
          <w:szCs w:val="32"/>
          <w:rtl/>
        </w:rPr>
        <w:t xml:space="preserve">برای درخواست پنل </w:t>
      </w:r>
      <w:r w:rsidRPr="000C1D37">
        <w:rPr>
          <w:rFonts w:cs="B Zar"/>
          <w:sz w:val="32"/>
          <w:szCs w:val="32"/>
        </w:rPr>
        <w:t>API</w:t>
      </w:r>
      <w:r w:rsidRPr="000C1D37">
        <w:rPr>
          <w:rFonts w:cs="B Zar"/>
          <w:sz w:val="32"/>
          <w:szCs w:val="32"/>
          <w:rtl/>
        </w:rPr>
        <w:t xml:space="preserve"> باید:</w:t>
      </w:r>
    </w:p>
    <w:p w14:paraId="00000049" w14:textId="77777777" w:rsidR="0028197D" w:rsidRPr="000C1D37" w:rsidRDefault="00F61469">
      <w:pPr>
        <w:numPr>
          <w:ilvl w:val="0"/>
          <w:numId w:val="1"/>
        </w:numPr>
        <w:bidi/>
        <w:spacing w:line="360" w:lineRule="auto"/>
        <w:jc w:val="both"/>
        <w:rPr>
          <w:rFonts w:cs="B Zar"/>
          <w:sz w:val="24"/>
          <w:szCs w:val="24"/>
        </w:rPr>
        <w:pPrChange w:id="82" w:author="Fatemeh Mohammadi" w:date="2025-10-08T13:27:00Z">
          <w:pPr>
            <w:numPr>
              <w:numId w:val="1"/>
            </w:numPr>
            <w:bidi/>
            <w:ind w:left="720" w:hanging="360"/>
            <w:jc w:val="both"/>
          </w:pPr>
        </w:pPrChange>
      </w:pPr>
      <w:r w:rsidRPr="000C1D37">
        <w:rPr>
          <w:rFonts w:cs="B Zar"/>
          <w:sz w:val="32"/>
          <w:szCs w:val="32"/>
          <w:rtl/>
        </w:rPr>
        <w:t xml:space="preserve">حداقل ماهی ۱۰۰۰ تا گزارش اعتباری برای مشتریان درخواست داشته باشید </w:t>
      </w:r>
    </w:p>
    <w:p w14:paraId="0000004A" w14:textId="77777777" w:rsidR="0028197D" w:rsidRPr="000C1D37" w:rsidRDefault="00F61469">
      <w:pPr>
        <w:numPr>
          <w:ilvl w:val="0"/>
          <w:numId w:val="1"/>
        </w:numPr>
        <w:bidi/>
        <w:spacing w:line="360" w:lineRule="auto"/>
        <w:jc w:val="both"/>
        <w:rPr>
          <w:rFonts w:cs="B Zar"/>
          <w:sz w:val="24"/>
          <w:szCs w:val="24"/>
        </w:rPr>
        <w:pPrChange w:id="83" w:author="Fatemeh Mohammadi" w:date="2025-10-08T13:27:00Z">
          <w:pPr>
            <w:numPr>
              <w:numId w:val="1"/>
            </w:numPr>
            <w:bidi/>
            <w:ind w:left="720" w:hanging="360"/>
            <w:jc w:val="both"/>
          </w:pPr>
        </w:pPrChange>
      </w:pPr>
      <w:r w:rsidRPr="000C1D37">
        <w:rPr>
          <w:rFonts w:cs="B Zar"/>
          <w:sz w:val="32"/>
          <w:szCs w:val="32"/>
          <w:rtl/>
        </w:rPr>
        <w:t xml:space="preserve">یه بستر (اپلیکیشن یا وب‌سایت) برای پیاده‌سازی </w:t>
      </w:r>
    </w:p>
    <w:p w14:paraId="0000004B" w14:textId="77777777" w:rsidR="0028197D" w:rsidRPr="000C1D37" w:rsidRDefault="00F61469">
      <w:pPr>
        <w:numPr>
          <w:ilvl w:val="0"/>
          <w:numId w:val="1"/>
        </w:numPr>
        <w:bidi/>
        <w:spacing w:line="360" w:lineRule="auto"/>
        <w:jc w:val="both"/>
        <w:rPr>
          <w:rFonts w:cs="B Zar"/>
          <w:sz w:val="24"/>
          <w:szCs w:val="24"/>
        </w:rPr>
        <w:pPrChange w:id="84" w:author="Fatemeh Mohammadi" w:date="2025-10-08T13:27:00Z">
          <w:pPr>
            <w:numPr>
              <w:numId w:val="1"/>
            </w:numPr>
            <w:bidi/>
            <w:ind w:left="720" w:hanging="360"/>
            <w:jc w:val="both"/>
          </w:pPr>
        </w:pPrChange>
      </w:pPr>
      <w:r w:rsidRPr="000C1D37">
        <w:rPr>
          <w:rFonts w:cs="B Zar"/>
          <w:sz w:val="32"/>
          <w:szCs w:val="32"/>
          <w:rtl/>
        </w:rPr>
        <w:lastRenderedPageBreak/>
        <w:t xml:space="preserve">یه نامه رسمی با سربرگ شرکت به همراه حوزه فعالیت به این ایمیل ارسال شود : </w:t>
      </w:r>
      <w:r>
        <w:fldChar w:fldCharType="begin"/>
      </w:r>
      <w:r>
        <w:instrText>HYPERLINK "mailto:info@ics24.ir" \h</w:instrText>
      </w:r>
      <w:r>
        <w:fldChar w:fldCharType="separate"/>
      </w:r>
      <w:r w:rsidRPr="000C1D37">
        <w:rPr>
          <w:rFonts w:cs="B Zar"/>
          <w:color w:val="0563C1"/>
          <w:sz w:val="32"/>
          <w:szCs w:val="32"/>
        </w:rPr>
        <w:t>info@ics24.ir</w:t>
      </w:r>
      <w:r>
        <w:rPr>
          <w:rFonts w:cs="B Zar"/>
          <w:color w:val="0563C1"/>
          <w:sz w:val="32"/>
          <w:szCs w:val="32"/>
        </w:rPr>
        <w:fldChar w:fldCharType="end"/>
      </w:r>
      <w:r w:rsidRPr="000C1D37">
        <w:rPr>
          <w:rFonts w:cs="B Zar"/>
          <w:sz w:val="32"/>
          <w:szCs w:val="32"/>
        </w:rPr>
        <w:t xml:space="preserve"> </w:t>
      </w:r>
    </w:p>
    <w:p w14:paraId="0000004C" w14:textId="77777777" w:rsidR="0028197D" w:rsidRPr="000C1D37" w:rsidRDefault="00F61469">
      <w:pPr>
        <w:bidi/>
        <w:spacing w:line="360" w:lineRule="auto"/>
        <w:jc w:val="both"/>
        <w:rPr>
          <w:rFonts w:cs="B Zar"/>
          <w:sz w:val="32"/>
          <w:szCs w:val="32"/>
        </w:rPr>
        <w:pPrChange w:id="85" w:author="Fatemeh Mohammadi" w:date="2025-10-08T13:27:00Z">
          <w:pPr>
            <w:bidi/>
            <w:jc w:val="both"/>
          </w:pPr>
        </w:pPrChange>
      </w:pPr>
      <w:r w:rsidRPr="000C1D37">
        <w:rPr>
          <w:rFonts w:cs="B Zar"/>
          <w:sz w:val="32"/>
          <w:szCs w:val="32"/>
          <w:rtl/>
        </w:rPr>
        <w:t>سوال 24 : امتیاز اعتباری به چند دسته تقسیم می‌شود؟</w:t>
      </w:r>
    </w:p>
    <w:p w14:paraId="0000004D" w14:textId="77777777" w:rsidR="0028197D" w:rsidRPr="000C1D37" w:rsidRDefault="00F61469">
      <w:pPr>
        <w:bidi/>
        <w:spacing w:line="360" w:lineRule="auto"/>
        <w:jc w:val="both"/>
        <w:rPr>
          <w:rFonts w:cs="B Zar"/>
          <w:sz w:val="32"/>
          <w:szCs w:val="32"/>
        </w:rPr>
        <w:pPrChange w:id="86" w:author="Fatemeh Mohammadi" w:date="2025-10-08T13:27:00Z">
          <w:pPr>
            <w:bidi/>
            <w:jc w:val="both"/>
          </w:pPr>
        </w:pPrChange>
      </w:pPr>
      <w:r w:rsidRPr="000C1D37">
        <w:rPr>
          <w:rFonts w:cs="B Zar"/>
          <w:sz w:val="32"/>
          <w:szCs w:val="32"/>
          <w:rtl/>
        </w:rPr>
        <w:t>پاسخ:</w:t>
      </w:r>
    </w:p>
    <w:p w14:paraId="0000004E" w14:textId="77777777" w:rsidR="0028197D" w:rsidRPr="000C1D37" w:rsidRDefault="00F61469">
      <w:pPr>
        <w:bidi/>
        <w:spacing w:line="360" w:lineRule="auto"/>
        <w:jc w:val="both"/>
        <w:rPr>
          <w:rFonts w:cs="B Zar"/>
          <w:sz w:val="32"/>
          <w:szCs w:val="32"/>
        </w:rPr>
        <w:pPrChange w:id="87" w:author="Fatemeh Mohammadi" w:date="2025-10-08T13:27:00Z">
          <w:pPr>
            <w:bidi/>
            <w:jc w:val="both"/>
          </w:pPr>
        </w:pPrChange>
      </w:pPr>
      <w:r w:rsidRPr="000C1D37">
        <w:rPr>
          <w:rFonts w:cs="B Zar"/>
          <w:sz w:val="32"/>
          <w:szCs w:val="32"/>
          <w:rtl/>
        </w:rPr>
        <w:t xml:space="preserve">امتیاز اعتباری به ۵ دسته </w:t>
      </w:r>
      <w:r w:rsidRPr="00F61469">
        <w:rPr>
          <w:rFonts w:cs="B Zar"/>
          <w:color w:val="FF0000"/>
          <w:sz w:val="32"/>
          <w:szCs w:val="32"/>
        </w:rPr>
        <w:t>A</w:t>
      </w:r>
      <w:r w:rsidRPr="00F61469">
        <w:rPr>
          <w:rFonts w:cs="B Zar"/>
          <w:color w:val="FF0000"/>
          <w:sz w:val="32"/>
          <w:szCs w:val="32"/>
          <w:rtl/>
        </w:rPr>
        <w:t xml:space="preserve"> (ریسک بسیار کم)، </w:t>
      </w:r>
      <w:r w:rsidRPr="00F61469">
        <w:rPr>
          <w:rFonts w:cs="B Zar"/>
          <w:color w:val="FF0000"/>
          <w:sz w:val="32"/>
          <w:szCs w:val="32"/>
        </w:rPr>
        <w:t>B</w:t>
      </w:r>
      <w:r w:rsidRPr="00F61469">
        <w:rPr>
          <w:rFonts w:cs="B Zar"/>
          <w:color w:val="FF0000"/>
          <w:sz w:val="32"/>
          <w:szCs w:val="32"/>
          <w:rtl/>
        </w:rPr>
        <w:t xml:space="preserve"> (ریسک کم)، </w:t>
      </w:r>
      <w:r w:rsidRPr="00F61469">
        <w:rPr>
          <w:rFonts w:cs="B Zar"/>
          <w:color w:val="FF0000"/>
          <w:sz w:val="32"/>
          <w:szCs w:val="32"/>
        </w:rPr>
        <w:t>C</w:t>
      </w:r>
      <w:r w:rsidRPr="00F61469">
        <w:rPr>
          <w:rFonts w:cs="B Zar"/>
          <w:color w:val="FF0000"/>
          <w:sz w:val="32"/>
          <w:szCs w:val="32"/>
          <w:rtl/>
        </w:rPr>
        <w:t xml:space="preserve"> (ریسک متوسط)، </w:t>
      </w:r>
      <w:r w:rsidRPr="00F61469">
        <w:rPr>
          <w:rFonts w:cs="B Zar"/>
          <w:color w:val="FF0000"/>
          <w:sz w:val="32"/>
          <w:szCs w:val="32"/>
        </w:rPr>
        <w:t>D</w:t>
      </w:r>
      <w:r w:rsidRPr="00F61469">
        <w:rPr>
          <w:rFonts w:cs="B Zar"/>
          <w:color w:val="FF0000"/>
          <w:sz w:val="32"/>
          <w:szCs w:val="32"/>
          <w:rtl/>
        </w:rPr>
        <w:t xml:space="preserve"> (ریسک زیاد) و </w:t>
      </w:r>
      <w:r w:rsidRPr="00F61469">
        <w:rPr>
          <w:rFonts w:cs="B Zar"/>
          <w:color w:val="FF0000"/>
          <w:sz w:val="32"/>
          <w:szCs w:val="32"/>
        </w:rPr>
        <w:t>E</w:t>
      </w:r>
      <w:r w:rsidRPr="00F61469">
        <w:rPr>
          <w:rFonts w:cs="B Zar"/>
          <w:color w:val="FF0000"/>
          <w:sz w:val="32"/>
          <w:szCs w:val="32"/>
          <w:rtl/>
        </w:rPr>
        <w:t xml:space="preserve"> (ریسک بسیار زیاد) </w:t>
      </w:r>
      <w:r w:rsidRPr="000C1D37">
        <w:rPr>
          <w:rFonts w:cs="B Zar"/>
          <w:sz w:val="32"/>
          <w:szCs w:val="32"/>
          <w:rtl/>
        </w:rPr>
        <w:t>تقسیم می‌شود.</w:t>
      </w:r>
    </w:p>
    <w:p w14:paraId="0000004F" w14:textId="77777777" w:rsidR="0028197D" w:rsidRPr="000C1D37" w:rsidRDefault="00F61469">
      <w:pPr>
        <w:bidi/>
        <w:spacing w:line="360" w:lineRule="auto"/>
        <w:jc w:val="both"/>
        <w:rPr>
          <w:rFonts w:cs="B Zar"/>
          <w:color w:val="404040"/>
          <w:sz w:val="32"/>
          <w:szCs w:val="32"/>
        </w:rPr>
        <w:pPrChange w:id="88" w:author="Fatemeh Mohammadi" w:date="2025-10-08T13:27:00Z">
          <w:pPr>
            <w:bidi/>
            <w:jc w:val="both"/>
          </w:pPr>
        </w:pPrChange>
      </w:pPr>
      <w:r w:rsidRPr="000C1D37">
        <w:rPr>
          <w:rFonts w:cs="B Zar"/>
          <w:color w:val="404040"/>
          <w:sz w:val="32"/>
          <w:szCs w:val="32"/>
          <w:rtl/>
        </w:rPr>
        <w:t xml:space="preserve">سوال 25  : </w:t>
      </w:r>
      <w:r>
        <w:fldChar w:fldCharType="begin"/>
      </w:r>
      <w:r>
        <w:instrText>HYPERLINK "https://nics24.ir/fa/page/51243-%D8%B5%D9%86%D8%AF%D9%88%D9%82-%D8%AA%D9%85%D8%A7%D8%B3-%D8%B3%D8%A7%D8%B2%D9%85%D8%A7%D9%86%DB%8C.html" \l "collapse5" \h</w:instrText>
      </w:r>
      <w:r>
        <w:fldChar w:fldCharType="separate"/>
      </w:r>
      <w:r w:rsidRPr="000C1D37">
        <w:rPr>
          <w:rFonts w:cs="B Zar"/>
          <w:color w:val="404040"/>
          <w:sz w:val="32"/>
          <w:szCs w:val="32"/>
          <w:rtl/>
        </w:rPr>
        <w:t>گزارش</w:t>
      </w:r>
      <w:r>
        <w:rPr>
          <w:rFonts w:cs="B Zar"/>
          <w:color w:val="404040"/>
          <w:sz w:val="32"/>
          <w:szCs w:val="32"/>
        </w:rPr>
        <w:fldChar w:fldCharType="end"/>
      </w:r>
      <w:r>
        <w:fldChar w:fldCharType="begin"/>
      </w:r>
      <w:r>
        <w:instrText>HYPERLINK "https://nics24.ir/fa/page/51243-%D8%B5%D9%86%D8%AF%D9%88%D9%82-%D8%AA%D9%85%D8%A7%D8%B3-%D8%B3%D8%A7%D8%B2%D9%85%D8%A7%D9%86%DB%8C.html" \l "collapse5"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"collapse5" \h</w:instrText>
      </w:r>
      <w:r>
        <w:fldChar w:fldCharType="separate"/>
      </w:r>
      <w:r w:rsidRPr="000C1D37">
        <w:rPr>
          <w:rFonts w:cs="B Zar"/>
          <w:color w:val="404040"/>
          <w:sz w:val="32"/>
          <w:szCs w:val="32"/>
          <w:rtl/>
        </w:rPr>
        <w:t>اعتباری</w:t>
      </w:r>
      <w:r>
        <w:rPr>
          <w:rFonts w:cs="B Zar"/>
          <w:color w:val="404040"/>
          <w:sz w:val="32"/>
          <w:szCs w:val="32"/>
        </w:rPr>
        <w:fldChar w:fldCharType="end"/>
      </w:r>
      <w:r>
        <w:fldChar w:fldCharType="begin"/>
      </w:r>
      <w:r>
        <w:instrText>HYPERLINK "https://nics24.ir/fa/page/51243-%D8%B5%D9%86%D8%AF%D9%88%D9%82-%D8%AA%D9%85%D8%A7%D8%B3-%D8%B3%D8%A7%D8%B2%D9%85%D8%A7%D9%86%DB%8C.html" \l "collapse5"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"collapse5" \h</w:instrText>
      </w:r>
      <w:r>
        <w:fldChar w:fldCharType="separate"/>
      </w:r>
      <w:r w:rsidRPr="000C1D37">
        <w:rPr>
          <w:rFonts w:cs="B Zar"/>
          <w:color w:val="404040"/>
          <w:sz w:val="32"/>
          <w:szCs w:val="32"/>
          <w:rtl/>
        </w:rPr>
        <w:t>چیست</w:t>
      </w:r>
      <w:r>
        <w:rPr>
          <w:rFonts w:cs="B Zar"/>
          <w:color w:val="404040"/>
          <w:sz w:val="32"/>
          <w:szCs w:val="32"/>
        </w:rPr>
        <w:fldChar w:fldCharType="end"/>
      </w:r>
      <w:r>
        <w:fldChar w:fldCharType="begin"/>
      </w:r>
      <w:r>
        <w:instrText>HYPERLINK "https://nics24.ir/fa/page/51243-%D8%B5%D9%86%D8%AF%D9%88%D9%82-%D8%AA%D9%85%D8%A7%D8%B3-%D8%B3%D8%A7%D8%B2%D9%85%D8%A7%D9%86%DB%8C.html" \l "collapse5" \h</w:instrText>
      </w:r>
      <w:r>
        <w:fldChar w:fldCharType="separate"/>
      </w:r>
      <w:r w:rsidRPr="000C1D37">
        <w:rPr>
          <w:rFonts w:cs="B Zar"/>
          <w:color w:val="404040"/>
          <w:sz w:val="32"/>
          <w:szCs w:val="32"/>
          <w:rtl/>
        </w:rPr>
        <w:t>؟</w:t>
      </w:r>
      <w:r>
        <w:rPr>
          <w:rFonts w:cs="B Zar"/>
          <w:color w:val="404040"/>
          <w:sz w:val="32"/>
          <w:szCs w:val="32"/>
        </w:rPr>
        <w:fldChar w:fldCharType="end"/>
      </w:r>
    </w:p>
    <w:p w14:paraId="00000050" w14:textId="77777777" w:rsidR="0028197D" w:rsidRPr="000C1D37" w:rsidRDefault="00F61469">
      <w:pPr>
        <w:bidi/>
        <w:spacing w:line="360" w:lineRule="auto"/>
        <w:jc w:val="both"/>
        <w:rPr>
          <w:rFonts w:cs="B Zar"/>
          <w:color w:val="404040"/>
          <w:sz w:val="32"/>
          <w:szCs w:val="32"/>
        </w:rPr>
        <w:pPrChange w:id="89" w:author="Fatemeh Mohammadi" w:date="2025-10-08T13:27:00Z">
          <w:pPr>
            <w:bidi/>
            <w:jc w:val="both"/>
          </w:pPr>
        </w:pPrChange>
      </w:pPr>
      <w:r w:rsidRPr="000C1D37">
        <w:rPr>
          <w:rFonts w:cs="B Zar"/>
          <w:color w:val="404040"/>
          <w:sz w:val="32"/>
          <w:szCs w:val="32"/>
          <w:rtl/>
        </w:rPr>
        <w:t xml:space="preserve">پاسخ : </w:t>
      </w:r>
    </w:p>
    <w:p w14:paraId="00000051" w14:textId="77777777" w:rsidR="0028197D" w:rsidRPr="000C1D37" w:rsidRDefault="00F61469">
      <w:pPr>
        <w:bidi/>
        <w:spacing w:line="360" w:lineRule="auto"/>
        <w:jc w:val="both"/>
        <w:rPr>
          <w:rFonts w:cs="B Zar"/>
          <w:color w:val="404040"/>
          <w:sz w:val="32"/>
          <w:szCs w:val="32"/>
        </w:rPr>
        <w:pPrChange w:id="90" w:author="Fatemeh Mohammadi" w:date="2025-10-08T13:27:00Z">
          <w:pPr>
            <w:bidi/>
            <w:jc w:val="both"/>
          </w:pPr>
        </w:pPrChange>
      </w:pPr>
      <w:r w:rsidRPr="000C1D37">
        <w:rPr>
          <w:rFonts w:cs="B Zar"/>
          <w:color w:val="404040"/>
          <w:sz w:val="32"/>
          <w:szCs w:val="32"/>
          <w:rtl/>
        </w:rPr>
        <w:t>گزارش اعتباری، تحلیلی از رفتار اعتباری و عملکرد فرد در پرداخت‌های مالی است که به‌منظور ارزیابی توانایی و تمایل او در انجام تعهدات مالی تهیه می‌شود.</w:t>
      </w:r>
    </w:p>
    <w:p w14:paraId="00000052" w14:textId="09FC640E" w:rsidR="0028197D" w:rsidRPr="000C1D37" w:rsidRDefault="00F61469">
      <w:pPr>
        <w:bidi/>
        <w:spacing w:line="360" w:lineRule="auto"/>
        <w:jc w:val="both"/>
        <w:rPr>
          <w:rFonts w:cs="B Zar"/>
          <w:color w:val="404040"/>
          <w:sz w:val="32"/>
          <w:szCs w:val="32"/>
        </w:rPr>
        <w:pPrChange w:id="91" w:author="Fatemeh Mohammadi" w:date="2025-10-08T13:27:00Z">
          <w:pPr>
            <w:bidi/>
            <w:jc w:val="both"/>
          </w:pPr>
        </w:pPrChange>
      </w:pPr>
      <w:r w:rsidRPr="000C1D37">
        <w:rPr>
          <w:rFonts w:cs="B Zar"/>
          <w:b/>
          <w:color w:val="404040"/>
          <w:sz w:val="32"/>
          <w:szCs w:val="32"/>
          <w:rtl/>
        </w:rPr>
        <w:t>سوال</w:t>
      </w:r>
      <w:r w:rsidRPr="000C1D37">
        <w:rPr>
          <w:rFonts w:cs="B Zar"/>
          <w:color w:val="404040"/>
          <w:sz w:val="32"/>
          <w:szCs w:val="32"/>
        </w:rPr>
        <w:t xml:space="preserve">: 26  </w:t>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گزارش</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اعتباری</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شامل</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چه</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اطلاعاتی</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 xml:space="preserve"> </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است</w:t>
      </w:r>
      <w:r>
        <w:rPr>
          <w:rFonts w:cs="B Zar"/>
          <w:color w:val="404040"/>
          <w:sz w:val="32"/>
          <w:szCs w:val="32"/>
        </w:rPr>
        <w:fldChar w:fldCharType="end"/>
      </w:r>
      <w:r>
        <w:fldChar w:fldCharType="begin"/>
      </w:r>
      <w:r>
        <w:instrText>HYPERLINK "https://nics24.ir/fa/page/51243-%D8%B5%D9%86%D8%AF%D9%88%D9%82-%D8%AA%D9%85%D8%A7%D8%B3-%D8%B3%D8%A7%D8%B2%D9%85%D8%A7%D9%86%DB%8C.html" \l "collapse4" \h</w:instrText>
      </w:r>
      <w:r>
        <w:fldChar w:fldCharType="separate"/>
      </w:r>
      <w:r w:rsidRPr="000C1D37">
        <w:rPr>
          <w:rFonts w:cs="B Zar"/>
          <w:color w:val="404040"/>
          <w:sz w:val="32"/>
          <w:szCs w:val="32"/>
          <w:rtl/>
        </w:rPr>
        <w:t>؟</w:t>
      </w:r>
      <w:r>
        <w:rPr>
          <w:rFonts w:cs="B Zar"/>
          <w:color w:val="404040"/>
          <w:sz w:val="32"/>
          <w:szCs w:val="32"/>
        </w:rPr>
        <w:fldChar w:fldCharType="end"/>
      </w:r>
    </w:p>
    <w:p w14:paraId="00000053" w14:textId="77777777" w:rsidR="0028197D" w:rsidRPr="000C1D37" w:rsidRDefault="00F61469">
      <w:pPr>
        <w:bidi/>
        <w:spacing w:line="360" w:lineRule="auto"/>
        <w:jc w:val="both"/>
        <w:rPr>
          <w:rFonts w:cs="B Zar"/>
          <w:color w:val="404040"/>
          <w:sz w:val="32"/>
          <w:szCs w:val="32"/>
        </w:rPr>
        <w:pPrChange w:id="92" w:author="Fatemeh Mohammadi" w:date="2025-10-08T13:27:00Z">
          <w:pPr>
            <w:bidi/>
            <w:jc w:val="both"/>
          </w:pPr>
        </w:pPrChange>
      </w:pPr>
      <w:r w:rsidRPr="000C1D37">
        <w:rPr>
          <w:rFonts w:cs="B Zar"/>
          <w:color w:val="404040"/>
          <w:sz w:val="32"/>
          <w:szCs w:val="32"/>
          <w:rtl/>
        </w:rPr>
        <w:t>پاسخ:</w:t>
      </w:r>
    </w:p>
    <w:p w14:paraId="00000054" w14:textId="77777777" w:rsidR="0028197D" w:rsidRPr="000C1D37" w:rsidRDefault="00F61469">
      <w:pPr>
        <w:bidi/>
        <w:spacing w:line="360" w:lineRule="auto"/>
        <w:jc w:val="both"/>
        <w:rPr>
          <w:rFonts w:cs="B Zar"/>
          <w:color w:val="404040"/>
          <w:sz w:val="32"/>
          <w:szCs w:val="32"/>
        </w:rPr>
        <w:pPrChange w:id="93" w:author="Fatemeh Mohammadi" w:date="2025-10-08T13:27:00Z">
          <w:pPr>
            <w:bidi/>
            <w:jc w:val="both"/>
          </w:pPr>
        </w:pPrChange>
      </w:pPr>
      <w:r w:rsidRPr="000C1D37">
        <w:rPr>
          <w:rFonts w:cs="B Zar"/>
          <w:color w:val="404040"/>
          <w:sz w:val="32"/>
          <w:szCs w:val="32"/>
          <w:rtl/>
        </w:rPr>
        <w:t xml:space="preserve"> اطلاعات هویتی، امتیاز اعتباری، وضعیت چک‌های صیادی و برگشتی، محکومیت‌های مالی، سوابق مالیاتی، خلاصه قراردادها و جزئیات وضعیت منفی آن‌ها.</w:t>
      </w:r>
    </w:p>
    <w:p w14:paraId="00000055" w14:textId="77777777" w:rsidR="0028197D" w:rsidRPr="000C1D37" w:rsidRDefault="00F61469">
      <w:pPr>
        <w:bidi/>
        <w:spacing w:line="360" w:lineRule="auto"/>
        <w:jc w:val="both"/>
        <w:rPr>
          <w:rFonts w:cs="B Zar"/>
          <w:color w:val="404040"/>
          <w:sz w:val="32"/>
          <w:szCs w:val="32"/>
        </w:rPr>
        <w:pPrChange w:id="94" w:author="Fatemeh Mohammadi" w:date="2025-10-08T13:27:00Z">
          <w:pPr>
            <w:bidi/>
            <w:jc w:val="both"/>
          </w:pPr>
        </w:pPrChange>
      </w:pPr>
      <w:r w:rsidRPr="000C1D37">
        <w:rPr>
          <w:rFonts w:cs="B Zar"/>
          <w:color w:val="404040"/>
          <w:sz w:val="32"/>
          <w:szCs w:val="32"/>
          <w:rtl/>
        </w:rPr>
        <w:t>سوال 27 : محدوده امتیاز اعتباری چقدر است و معنای آن چیست؟</w:t>
      </w:r>
    </w:p>
    <w:p w14:paraId="00000056" w14:textId="77777777" w:rsidR="0028197D" w:rsidRPr="000C1D37" w:rsidRDefault="00F61469">
      <w:pPr>
        <w:bidi/>
        <w:spacing w:line="360" w:lineRule="auto"/>
        <w:jc w:val="both"/>
        <w:rPr>
          <w:rFonts w:cs="B Zar"/>
          <w:color w:val="404040"/>
          <w:sz w:val="32"/>
          <w:szCs w:val="32"/>
        </w:rPr>
        <w:pPrChange w:id="95" w:author="Fatemeh Mohammadi" w:date="2025-10-08T13:27:00Z">
          <w:pPr>
            <w:bidi/>
            <w:jc w:val="both"/>
          </w:pPr>
        </w:pPrChange>
      </w:pPr>
      <w:r w:rsidRPr="000C1D37">
        <w:rPr>
          <w:rFonts w:cs="B Zar"/>
          <w:b/>
          <w:color w:val="404040"/>
          <w:sz w:val="32"/>
          <w:szCs w:val="32"/>
          <w:rtl/>
        </w:rPr>
        <w:lastRenderedPageBreak/>
        <w:t>پاسخ:</w:t>
      </w:r>
    </w:p>
    <w:p w14:paraId="00000057" w14:textId="77777777" w:rsidR="0028197D" w:rsidRPr="00F61469" w:rsidRDefault="00F61469">
      <w:pPr>
        <w:numPr>
          <w:ilvl w:val="0"/>
          <w:numId w:val="2"/>
        </w:numPr>
        <w:bidi/>
        <w:spacing w:line="360" w:lineRule="auto"/>
        <w:jc w:val="both"/>
        <w:rPr>
          <w:rFonts w:cs="B Zar"/>
          <w:color w:val="FF0000"/>
          <w:sz w:val="24"/>
          <w:szCs w:val="24"/>
        </w:rPr>
        <w:pPrChange w:id="96" w:author="Fatemeh Mohammadi" w:date="2025-10-08T13:27:00Z">
          <w:pPr>
            <w:numPr>
              <w:numId w:val="2"/>
            </w:numPr>
            <w:bidi/>
            <w:ind w:left="720" w:hanging="360"/>
            <w:jc w:val="both"/>
          </w:pPr>
        </w:pPrChange>
      </w:pPr>
      <w:r w:rsidRPr="000C1D37">
        <w:rPr>
          <w:rFonts w:cs="B Zar"/>
          <w:color w:val="404040"/>
          <w:sz w:val="32"/>
          <w:szCs w:val="32"/>
          <w:rtl/>
        </w:rPr>
        <w:t xml:space="preserve">900-640: </w:t>
      </w:r>
      <w:r w:rsidRPr="00F61469">
        <w:rPr>
          <w:rFonts w:cs="B Zar"/>
          <w:color w:val="FF0000"/>
          <w:sz w:val="32"/>
          <w:szCs w:val="32"/>
          <w:rtl/>
        </w:rPr>
        <w:t>ریسک خیلی پایین (</w:t>
      </w:r>
      <w:r w:rsidRPr="00F61469">
        <w:rPr>
          <w:rFonts w:cs="B Zar"/>
          <w:color w:val="FF0000"/>
          <w:sz w:val="32"/>
          <w:szCs w:val="32"/>
        </w:rPr>
        <w:t>A</w:t>
      </w:r>
      <w:r w:rsidRPr="00F61469">
        <w:rPr>
          <w:rFonts w:cs="B Zar"/>
          <w:color w:val="FF0000"/>
          <w:sz w:val="32"/>
          <w:szCs w:val="32"/>
          <w:rtl/>
        </w:rPr>
        <w:t>)</w:t>
      </w:r>
    </w:p>
    <w:p w14:paraId="00000058" w14:textId="77777777" w:rsidR="0028197D" w:rsidRPr="00F61469" w:rsidRDefault="00F61469">
      <w:pPr>
        <w:numPr>
          <w:ilvl w:val="0"/>
          <w:numId w:val="2"/>
        </w:numPr>
        <w:bidi/>
        <w:spacing w:line="360" w:lineRule="auto"/>
        <w:jc w:val="both"/>
        <w:rPr>
          <w:rFonts w:cs="B Zar"/>
          <w:color w:val="FF0000"/>
          <w:sz w:val="24"/>
          <w:szCs w:val="24"/>
        </w:rPr>
        <w:pPrChange w:id="97" w:author="Fatemeh Mohammadi" w:date="2025-10-08T13:27:00Z">
          <w:pPr>
            <w:numPr>
              <w:numId w:val="2"/>
            </w:numPr>
            <w:bidi/>
            <w:ind w:left="720" w:hanging="360"/>
            <w:jc w:val="both"/>
          </w:pPr>
        </w:pPrChange>
      </w:pPr>
      <w:r w:rsidRPr="00F61469">
        <w:rPr>
          <w:rFonts w:cs="B Zar"/>
          <w:color w:val="FF0000"/>
          <w:sz w:val="32"/>
          <w:szCs w:val="32"/>
          <w:rtl/>
        </w:rPr>
        <w:t>639-580: ریسک پایین (</w:t>
      </w:r>
      <w:r w:rsidRPr="00F61469">
        <w:rPr>
          <w:rFonts w:cs="B Zar"/>
          <w:color w:val="FF0000"/>
          <w:sz w:val="32"/>
          <w:szCs w:val="32"/>
        </w:rPr>
        <w:t>B</w:t>
      </w:r>
      <w:r w:rsidRPr="00F61469">
        <w:rPr>
          <w:rFonts w:cs="B Zar"/>
          <w:color w:val="FF0000"/>
          <w:sz w:val="32"/>
          <w:szCs w:val="32"/>
          <w:rtl/>
        </w:rPr>
        <w:t>)</w:t>
      </w:r>
    </w:p>
    <w:p w14:paraId="00000059" w14:textId="77777777" w:rsidR="0028197D" w:rsidRPr="00F61469" w:rsidRDefault="00F61469">
      <w:pPr>
        <w:numPr>
          <w:ilvl w:val="0"/>
          <w:numId w:val="2"/>
        </w:numPr>
        <w:bidi/>
        <w:spacing w:line="360" w:lineRule="auto"/>
        <w:jc w:val="both"/>
        <w:rPr>
          <w:rFonts w:cs="B Zar"/>
          <w:color w:val="FF0000"/>
          <w:sz w:val="24"/>
          <w:szCs w:val="24"/>
        </w:rPr>
        <w:pPrChange w:id="98" w:author="Fatemeh Mohammadi" w:date="2025-10-08T13:27:00Z">
          <w:pPr>
            <w:numPr>
              <w:numId w:val="2"/>
            </w:numPr>
            <w:bidi/>
            <w:ind w:left="720" w:hanging="360"/>
            <w:jc w:val="both"/>
          </w:pPr>
        </w:pPrChange>
      </w:pPr>
      <w:r w:rsidRPr="00F61469">
        <w:rPr>
          <w:rFonts w:cs="B Zar"/>
          <w:color w:val="FF0000"/>
          <w:sz w:val="32"/>
          <w:szCs w:val="32"/>
          <w:rtl/>
        </w:rPr>
        <w:t xml:space="preserve">579-520: ریسک متوسط </w:t>
      </w:r>
      <w:r w:rsidRPr="00F61469">
        <w:rPr>
          <w:rFonts w:ascii="Calibri" w:eastAsia="Calibri" w:hAnsi="Calibri" w:cs="B Zar"/>
          <w:color w:val="FF0000"/>
          <w:sz w:val="32"/>
          <w:szCs w:val="32"/>
        </w:rPr>
        <w:t>©</w:t>
      </w:r>
    </w:p>
    <w:p w14:paraId="0000005A" w14:textId="77777777" w:rsidR="0028197D" w:rsidRPr="00F61469" w:rsidRDefault="00F61469">
      <w:pPr>
        <w:numPr>
          <w:ilvl w:val="0"/>
          <w:numId w:val="2"/>
        </w:numPr>
        <w:bidi/>
        <w:spacing w:line="360" w:lineRule="auto"/>
        <w:jc w:val="both"/>
        <w:rPr>
          <w:rFonts w:cs="B Zar"/>
          <w:color w:val="FF0000"/>
          <w:sz w:val="24"/>
          <w:szCs w:val="24"/>
        </w:rPr>
        <w:pPrChange w:id="99" w:author="Fatemeh Mohammadi" w:date="2025-10-08T13:27:00Z">
          <w:pPr>
            <w:numPr>
              <w:numId w:val="2"/>
            </w:numPr>
            <w:bidi/>
            <w:ind w:left="720" w:hanging="360"/>
            <w:jc w:val="both"/>
          </w:pPr>
        </w:pPrChange>
      </w:pPr>
      <w:r w:rsidRPr="00F61469">
        <w:rPr>
          <w:rFonts w:cs="B Zar"/>
          <w:color w:val="FF0000"/>
          <w:sz w:val="32"/>
          <w:szCs w:val="32"/>
          <w:rtl/>
        </w:rPr>
        <w:t>519-460: ریسک بالا (</w:t>
      </w:r>
      <w:r w:rsidRPr="00F61469">
        <w:rPr>
          <w:rFonts w:cs="B Zar"/>
          <w:color w:val="FF0000"/>
          <w:sz w:val="32"/>
          <w:szCs w:val="32"/>
        </w:rPr>
        <w:t>D</w:t>
      </w:r>
      <w:r w:rsidRPr="00F61469">
        <w:rPr>
          <w:rFonts w:cs="B Zar"/>
          <w:color w:val="FF0000"/>
          <w:sz w:val="32"/>
          <w:szCs w:val="32"/>
          <w:rtl/>
        </w:rPr>
        <w:t>)</w:t>
      </w:r>
    </w:p>
    <w:p w14:paraId="0000005B" w14:textId="77777777" w:rsidR="0028197D" w:rsidRPr="000C1D37" w:rsidRDefault="00F61469">
      <w:pPr>
        <w:numPr>
          <w:ilvl w:val="0"/>
          <w:numId w:val="2"/>
        </w:numPr>
        <w:bidi/>
        <w:spacing w:line="360" w:lineRule="auto"/>
        <w:jc w:val="both"/>
        <w:rPr>
          <w:rFonts w:cs="B Zar"/>
          <w:color w:val="404040"/>
          <w:sz w:val="24"/>
          <w:szCs w:val="24"/>
        </w:rPr>
        <w:pPrChange w:id="100" w:author="Fatemeh Mohammadi" w:date="2025-10-08T13:27:00Z">
          <w:pPr>
            <w:numPr>
              <w:numId w:val="2"/>
            </w:numPr>
            <w:bidi/>
            <w:ind w:left="720" w:hanging="360"/>
            <w:jc w:val="both"/>
          </w:pPr>
        </w:pPrChange>
      </w:pPr>
      <w:r w:rsidRPr="00F61469">
        <w:rPr>
          <w:rFonts w:cs="B Zar"/>
          <w:color w:val="FF0000"/>
          <w:sz w:val="32"/>
          <w:szCs w:val="32"/>
          <w:rtl/>
        </w:rPr>
        <w:t xml:space="preserve">459-250: ریسک خیلی بالا </w:t>
      </w:r>
      <w:r w:rsidRPr="000C1D37">
        <w:rPr>
          <w:rFonts w:cs="B Zar"/>
          <w:color w:val="404040"/>
          <w:sz w:val="32"/>
          <w:szCs w:val="32"/>
          <w:rtl/>
        </w:rPr>
        <w:t>(</w:t>
      </w:r>
      <w:r w:rsidRPr="000C1D37">
        <w:rPr>
          <w:rFonts w:cs="B Zar"/>
          <w:color w:val="404040"/>
          <w:sz w:val="32"/>
          <w:szCs w:val="32"/>
        </w:rPr>
        <w:t>E</w:t>
      </w:r>
      <w:r w:rsidRPr="000C1D37">
        <w:rPr>
          <w:rFonts w:cs="B Zar"/>
          <w:color w:val="404040"/>
          <w:sz w:val="32"/>
          <w:szCs w:val="32"/>
          <w:rtl/>
        </w:rPr>
        <w:t>)</w:t>
      </w:r>
    </w:p>
    <w:p w14:paraId="0000005C" w14:textId="77777777" w:rsidR="0028197D" w:rsidRPr="000C1D37" w:rsidRDefault="00F61469">
      <w:pPr>
        <w:bidi/>
        <w:spacing w:line="360" w:lineRule="auto"/>
        <w:jc w:val="both"/>
        <w:rPr>
          <w:rFonts w:cs="B Zar"/>
          <w:color w:val="404040"/>
          <w:sz w:val="32"/>
          <w:szCs w:val="32"/>
        </w:rPr>
        <w:pPrChange w:id="101" w:author="Fatemeh Mohammadi" w:date="2025-10-08T13:27:00Z">
          <w:pPr>
            <w:bidi/>
            <w:jc w:val="both"/>
          </w:pPr>
        </w:pPrChange>
      </w:pPr>
      <w:r w:rsidRPr="000C1D37">
        <w:rPr>
          <w:rFonts w:cs="B Zar"/>
          <w:color w:val="404040"/>
          <w:sz w:val="32"/>
          <w:szCs w:val="32"/>
          <w:rtl/>
        </w:rPr>
        <w:t>سوال 28 : در صورتی که اقساط بنده معوق و یا مشکوک الوصول باشد چه مدت زمان باید از پرداخت بدهی طی شود؟</w:t>
      </w:r>
    </w:p>
    <w:p w14:paraId="0000005D" w14:textId="77777777" w:rsidR="0028197D" w:rsidRPr="000C1D37" w:rsidRDefault="00F61469">
      <w:pPr>
        <w:bidi/>
        <w:spacing w:line="360" w:lineRule="auto"/>
        <w:jc w:val="both"/>
        <w:rPr>
          <w:rFonts w:cs="B Zar"/>
          <w:b/>
          <w:color w:val="404040"/>
          <w:sz w:val="32"/>
          <w:szCs w:val="32"/>
        </w:rPr>
        <w:pPrChange w:id="102" w:author="Fatemeh Mohammadi" w:date="2025-10-08T13:27:00Z">
          <w:pPr>
            <w:bidi/>
            <w:jc w:val="both"/>
          </w:pPr>
        </w:pPrChange>
      </w:pPr>
      <w:r w:rsidRPr="000C1D37">
        <w:rPr>
          <w:rFonts w:cs="B Zar"/>
          <w:b/>
          <w:color w:val="404040"/>
          <w:sz w:val="32"/>
          <w:szCs w:val="32"/>
          <w:rtl/>
        </w:rPr>
        <w:t>پاسخ</w:t>
      </w:r>
    </w:p>
    <w:p w14:paraId="0000005E" w14:textId="77777777" w:rsidR="0028197D" w:rsidRPr="000C1D37" w:rsidRDefault="00F61469">
      <w:pPr>
        <w:bidi/>
        <w:spacing w:line="360" w:lineRule="auto"/>
        <w:jc w:val="both"/>
        <w:rPr>
          <w:rFonts w:cs="B Zar"/>
          <w:color w:val="404040"/>
          <w:sz w:val="32"/>
          <w:szCs w:val="32"/>
        </w:rPr>
        <w:pPrChange w:id="103" w:author="Fatemeh Mohammadi" w:date="2025-10-08T13:27:00Z">
          <w:pPr>
            <w:bidi/>
            <w:jc w:val="both"/>
          </w:pPr>
        </w:pPrChange>
      </w:pPr>
      <w:r w:rsidRPr="000C1D37">
        <w:rPr>
          <w:rFonts w:cs="B Zar"/>
          <w:color w:val="404040"/>
          <w:sz w:val="32"/>
          <w:szCs w:val="32"/>
          <w:rtl/>
        </w:rPr>
        <w:t>2 ماه پس از پرداخت بدهی.</w:t>
      </w:r>
    </w:p>
    <w:p w14:paraId="0000005F" w14:textId="77777777" w:rsidR="0028197D" w:rsidRPr="000C1D37" w:rsidRDefault="00F61469">
      <w:pPr>
        <w:bidi/>
        <w:spacing w:line="360" w:lineRule="auto"/>
        <w:jc w:val="both"/>
        <w:rPr>
          <w:rFonts w:cs="B Zar"/>
          <w:color w:val="404040"/>
          <w:sz w:val="32"/>
          <w:szCs w:val="32"/>
        </w:rPr>
        <w:pPrChange w:id="104" w:author="Fatemeh Mohammadi" w:date="2025-10-08T13:27:00Z">
          <w:pPr>
            <w:bidi/>
            <w:jc w:val="both"/>
          </w:pPr>
        </w:pPrChange>
      </w:pPr>
      <w:r w:rsidRPr="000C1D37">
        <w:rPr>
          <w:rFonts w:cs="B Zar"/>
          <w:color w:val="404040"/>
          <w:sz w:val="32"/>
          <w:szCs w:val="32"/>
          <w:rtl/>
        </w:rPr>
        <w:t>سوال 29 : بنده تا به حال هیچ وامی نداشته‌ام و اخیراً یک وام دریافت کردم. با پرداخت چند قسط رتبه اعتباری بروز می‌شود؟</w:t>
      </w:r>
    </w:p>
    <w:p w14:paraId="00000060" w14:textId="77777777" w:rsidR="0028197D" w:rsidRPr="000C1D37" w:rsidRDefault="00F61469">
      <w:pPr>
        <w:bidi/>
        <w:spacing w:line="360" w:lineRule="auto"/>
        <w:jc w:val="both"/>
        <w:rPr>
          <w:rFonts w:cs="B Zar"/>
          <w:b/>
          <w:color w:val="404040"/>
          <w:sz w:val="32"/>
          <w:szCs w:val="32"/>
        </w:rPr>
        <w:pPrChange w:id="105" w:author="Fatemeh Mohammadi" w:date="2025-10-08T13:27:00Z">
          <w:pPr>
            <w:bidi/>
            <w:jc w:val="both"/>
          </w:pPr>
        </w:pPrChange>
      </w:pPr>
      <w:r w:rsidRPr="000C1D37">
        <w:rPr>
          <w:rFonts w:cs="B Zar"/>
          <w:b/>
          <w:color w:val="404040"/>
          <w:sz w:val="32"/>
          <w:szCs w:val="32"/>
          <w:rtl/>
        </w:rPr>
        <w:t>پاسخ</w:t>
      </w:r>
    </w:p>
    <w:p w14:paraId="00000061" w14:textId="77777777" w:rsidR="0028197D" w:rsidRPr="000C1D37" w:rsidRDefault="00F61469">
      <w:pPr>
        <w:bidi/>
        <w:spacing w:line="360" w:lineRule="auto"/>
        <w:jc w:val="both"/>
        <w:rPr>
          <w:rFonts w:cs="B Zar"/>
          <w:color w:val="404040"/>
          <w:sz w:val="32"/>
          <w:szCs w:val="32"/>
        </w:rPr>
        <w:pPrChange w:id="106" w:author="Fatemeh Mohammadi" w:date="2025-10-08T13:27:00Z">
          <w:pPr>
            <w:bidi/>
            <w:jc w:val="both"/>
          </w:pPr>
        </w:pPrChange>
      </w:pPr>
      <w:r w:rsidRPr="000C1D37">
        <w:rPr>
          <w:rFonts w:cs="B Zar"/>
          <w:color w:val="404040"/>
          <w:sz w:val="32"/>
          <w:szCs w:val="32"/>
          <w:rtl/>
        </w:rPr>
        <w:t xml:space="preserve"> باید اطلاعات 4 پرداخت قسط شما به اعتبارسنجی اعلام شود تا رتبه اعتباری به‌روز گردد.</w:t>
      </w:r>
    </w:p>
    <w:p w14:paraId="00000062" w14:textId="77777777" w:rsidR="0028197D" w:rsidRPr="000C1D37" w:rsidRDefault="00F61469">
      <w:pPr>
        <w:bidi/>
        <w:spacing w:line="360" w:lineRule="auto"/>
        <w:jc w:val="both"/>
        <w:rPr>
          <w:rFonts w:cs="B Zar"/>
          <w:color w:val="404040"/>
          <w:sz w:val="32"/>
          <w:szCs w:val="32"/>
        </w:rPr>
        <w:pPrChange w:id="107" w:author="Fatemeh Mohammadi" w:date="2025-10-08T13:27:00Z">
          <w:pPr>
            <w:bidi/>
            <w:jc w:val="both"/>
          </w:pPr>
        </w:pPrChange>
      </w:pPr>
      <w:r w:rsidRPr="000C1D37">
        <w:rPr>
          <w:rFonts w:cs="B Zar"/>
          <w:color w:val="404040"/>
          <w:sz w:val="32"/>
          <w:szCs w:val="32"/>
          <w:rtl/>
        </w:rPr>
        <w:lastRenderedPageBreak/>
        <w:t>سوال 30: بنده در حال حاضر وامی در جریان ندارم و رتبه من پایین است. آخرین وام هم بیشتر از یک سال پیش تسویه شده است.</w:t>
      </w:r>
    </w:p>
    <w:p w14:paraId="00000063" w14:textId="77777777" w:rsidR="0028197D" w:rsidRPr="000C1D37" w:rsidRDefault="00F61469">
      <w:pPr>
        <w:bidi/>
        <w:spacing w:line="360" w:lineRule="auto"/>
        <w:jc w:val="both"/>
        <w:rPr>
          <w:rFonts w:cs="B Zar"/>
          <w:b/>
          <w:color w:val="404040"/>
          <w:sz w:val="32"/>
          <w:szCs w:val="32"/>
        </w:rPr>
        <w:pPrChange w:id="108" w:author="Fatemeh Mohammadi" w:date="2025-10-08T13:27:00Z">
          <w:pPr>
            <w:bidi/>
            <w:jc w:val="both"/>
          </w:pPr>
        </w:pPrChange>
      </w:pPr>
      <w:r w:rsidRPr="000C1D37">
        <w:rPr>
          <w:rFonts w:cs="B Zar"/>
          <w:b/>
          <w:color w:val="404040"/>
          <w:sz w:val="32"/>
          <w:szCs w:val="32"/>
          <w:rtl/>
        </w:rPr>
        <w:t>پاسخ</w:t>
      </w:r>
    </w:p>
    <w:p w14:paraId="00000064" w14:textId="77777777" w:rsidR="0028197D" w:rsidRPr="000C1D37" w:rsidRDefault="00F61469">
      <w:pPr>
        <w:bidi/>
        <w:spacing w:line="360" w:lineRule="auto"/>
        <w:jc w:val="both"/>
        <w:rPr>
          <w:rFonts w:cs="B Zar"/>
          <w:color w:val="404040"/>
          <w:sz w:val="32"/>
          <w:szCs w:val="32"/>
        </w:rPr>
        <w:pPrChange w:id="109" w:author="Fatemeh Mohammadi" w:date="2025-10-08T13:27:00Z">
          <w:pPr>
            <w:bidi/>
            <w:jc w:val="both"/>
          </w:pPr>
        </w:pPrChange>
      </w:pPr>
      <w:r w:rsidRPr="000C1D37">
        <w:rPr>
          <w:rFonts w:cs="B Zar"/>
          <w:color w:val="404040"/>
          <w:sz w:val="32"/>
          <w:szCs w:val="32"/>
          <w:rtl/>
        </w:rPr>
        <w:t xml:space="preserve"> با توجه به محاسبه اطلاعات تسهیلاتی در 5 سال گذشته، در صورتی که در یک سال گذشته تسهیلاتی وجود نداشته باشد، محاسبه امتیاز اعتباری شما بر اساس سابقه 5 سال تسهیلاتی شما به همراه سایر اطلاعات مرتبط (مانند چک، مالیات، قوه قضاییه) محاسبه می‌گردد.</w:t>
      </w:r>
    </w:p>
    <w:p w14:paraId="00000065" w14:textId="77777777" w:rsidR="0028197D" w:rsidRPr="000C1D37" w:rsidRDefault="00F61469">
      <w:pPr>
        <w:bidi/>
        <w:spacing w:line="360" w:lineRule="auto"/>
        <w:jc w:val="both"/>
        <w:rPr>
          <w:rFonts w:cs="B Zar"/>
          <w:b/>
          <w:color w:val="404040"/>
          <w:sz w:val="32"/>
          <w:szCs w:val="32"/>
        </w:rPr>
        <w:pPrChange w:id="110" w:author="Fatemeh Mohammadi" w:date="2025-10-08T13:27:00Z">
          <w:pPr>
            <w:bidi/>
            <w:jc w:val="both"/>
          </w:pPr>
        </w:pPrChange>
      </w:pPr>
      <w:r w:rsidRPr="000C1D37">
        <w:rPr>
          <w:rFonts w:cs="B Zar"/>
          <w:color w:val="404040"/>
          <w:sz w:val="32"/>
          <w:szCs w:val="32"/>
          <w:rtl/>
        </w:rPr>
        <w:t>سوال 31</w:t>
      </w:r>
      <w:r w:rsidRPr="000C1D37">
        <w:rPr>
          <w:rFonts w:cs="B Zar"/>
          <w:b/>
          <w:color w:val="404040"/>
          <w:sz w:val="32"/>
          <w:szCs w:val="32"/>
        </w:rPr>
        <w:t xml:space="preserve">: </w:t>
      </w:r>
      <w:r w:rsidRPr="000C1D37">
        <w:rPr>
          <w:rFonts w:cs="B Zar"/>
          <w:color w:val="404040"/>
          <w:sz w:val="32"/>
          <w:szCs w:val="32"/>
          <w:rtl/>
        </w:rPr>
        <w:t xml:space="preserve"> رتبه اعتباری بنده کاهش یافته است، در حالی که قبلا بالاتر بوده و من تمام تسهیلات خود را تسویه کرده‌ام و دیگر بدهی ندارم.</w:t>
      </w:r>
    </w:p>
    <w:p w14:paraId="00000066" w14:textId="77777777" w:rsidR="0028197D" w:rsidRPr="000C1D37" w:rsidRDefault="00F61469">
      <w:pPr>
        <w:bidi/>
        <w:spacing w:line="360" w:lineRule="auto"/>
        <w:jc w:val="both"/>
        <w:rPr>
          <w:rFonts w:cs="B Zar"/>
          <w:b/>
          <w:color w:val="404040"/>
          <w:sz w:val="32"/>
          <w:szCs w:val="32"/>
        </w:rPr>
        <w:pPrChange w:id="111" w:author="Fatemeh Mohammadi" w:date="2025-10-08T13:27:00Z">
          <w:pPr>
            <w:bidi/>
            <w:jc w:val="both"/>
          </w:pPr>
        </w:pPrChange>
      </w:pPr>
      <w:r w:rsidRPr="000C1D37">
        <w:rPr>
          <w:rFonts w:cs="B Zar"/>
          <w:b/>
          <w:color w:val="404040"/>
          <w:sz w:val="32"/>
          <w:szCs w:val="32"/>
          <w:rtl/>
        </w:rPr>
        <w:t xml:space="preserve">پاسخ </w:t>
      </w:r>
    </w:p>
    <w:p w14:paraId="00000067" w14:textId="77777777" w:rsidR="0028197D" w:rsidRPr="000C1D37" w:rsidRDefault="00F61469">
      <w:pPr>
        <w:bidi/>
        <w:spacing w:line="360" w:lineRule="auto"/>
        <w:jc w:val="both"/>
        <w:rPr>
          <w:rFonts w:cs="B Zar"/>
          <w:color w:val="404040"/>
          <w:sz w:val="32"/>
          <w:szCs w:val="32"/>
        </w:rPr>
        <w:pPrChange w:id="112" w:author="Fatemeh Mohammadi" w:date="2025-10-08T13:27:00Z">
          <w:pPr>
            <w:bidi/>
            <w:jc w:val="both"/>
          </w:pPr>
        </w:pPrChange>
      </w:pPr>
      <w:r w:rsidRPr="000C1D37">
        <w:rPr>
          <w:rFonts w:cs="B Zar"/>
          <w:color w:val="404040"/>
          <w:sz w:val="32"/>
          <w:szCs w:val="32"/>
          <w:rtl/>
        </w:rPr>
        <w:t xml:space="preserve"> با توجه به اینکه امتیاز اعتباری بر اساس نحوه پرداخت اقساط محاسبه می‌شود، در صورتی که هیچ وام در جریانی وجود نداشته باشد، رتبه کاهش خواهد یافت.</w:t>
      </w:r>
    </w:p>
    <w:p w14:paraId="00000068" w14:textId="77777777" w:rsidR="0028197D" w:rsidRPr="000C1D37" w:rsidRDefault="00F61469">
      <w:pPr>
        <w:bidi/>
        <w:spacing w:line="360" w:lineRule="auto"/>
        <w:jc w:val="both"/>
        <w:rPr>
          <w:rFonts w:cs="B Zar"/>
          <w:color w:val="404040"/>
          <w:sz w:val="32"/>
          <w:szCs w:val="32"/>
        </w:rPr>
        <w:pPrChange w:id="113" w:author="Fatemeh Mohammadi" w:date="2025-10-08T13:27:00Z">
          <w:pPr>
            <w:bidi/>
            <w:jc w:val="both"/>
          </w:pPr>
        </w:pPrChange>
      </w:pPr>
      <w:r w:rsidRPr="000C1D37">
        <w:rPr>
          <w:rFonts w:cs="B Zar"/>
          <w:b/>
          <w:color w:val="404040"/>
          <w:sz w:val="32"/>
          <w:szCs w:val="32"/>
          <w:rtl/>
        </w:rPr>
        <w:t>سوال</w:t>
      </w:r>
      <w:r w:rsidRPr="000C1D37">
        <w:rPr>
          <w:rFonts w:cs="B Zar"/>
          <w:color w:val="404040"/>
          <w:sz w:val="32"/>
          <w:szCs w:val="32"/>
          <w:rtl/>
        </w:rPr>
        <w:t xml:space="preserve"> 32: در طول ماه جاری تسهیلاتی را خاتمه داده‌ام. چه زمانی این موضوع در گزارش اعتبارسنجی اعمال می‌گردد؟</w:t>
      </w:r>
    </w:p>
    <w:p w14:paraId="00000069" w14:textId="77777777" w:rsidR="0028197D" w:rsidRPr="000C1D37" w:rsidRDefault="00F61469">
      <w:pPr>
        <w:bidi/>
        <w:spacing w:line="360" w:lineRule="auto"/>
        <w:jc w:val="both"/>
        <w:rPr>
          <w:rFonts w:cs="B Zar"/>
          <w:b/>
          <w:color w:val="404040"/>
          <w:sz w:val="32"/>
          <w:szCs w:val="32"/>
        </w:rPr>
        <w:pPrChange w:id="114" w:author="Fatemeh Mohammadi" w:date="2025-10-08T13:27:00Z">
          <w:pPr>
            <w:bidi/>
            <w:jc w:val="both"/>
          </w:pPr>
        </w:pPrChange>
      </w:pPr>
      <w:r w:rsidRPr="000C1D37">
        <w:rPr>
          <w:rFonts w:cs="B Zar"/>
          <w:b/>
          <w:color w:val="404040"/>
          <w:sz w:val="32"/>
          <w:szCs w:val="32"/>
          <w:rtl/>
        </w:rPr>
        <w:t>پاسخ :</w:t>
      </w:r>
    </w:p>
    <w:p w14:paraId="0000006A" w14:textId="77777777" w:rsidR="0028197D" w:rsidRPr="000C1D37" w:rsidRDefault="00F61469">
      <w:pPr>
        <w:bidi/>
        <w:spacing w:line="360" w:lineRule="auto"/>
        <w:jc w:val="both"/>
        <w:rPr>
          <w:rFonts w:cs="B Zar"/>
          <w:color w:val="404040"/>
          <w:sz w:val="32"/>
          <w:szCs w:val="32"/>
        </w:rPr>
        <w:pPrChange w:id="115" w:author="Fatemeh Mohammadi" w:date="2025-10-08T13:27:00Z">
          <w:pPr>
            <w:bidi/>
            <w:jc w:val="both"/>
          </w:pPr>
        </w:pPrChange>
      </w:pPr>
      <w:r w:rsidRPr="000C1D37">
        <w:rPr>
          <w:rFonts w:cs="B Zar"/>
          <w:color w:val="404040"/>
          <w:sz w:val="32"/>
          <w:szCs w:val="32"/>
          <w:rtl/>
        </w:rPr>
        <w:lastRenderedPageBreak/>
        <w:t>اطلاعات تسهیلاتی به صورت ماهیانه برای شرکت اعتبارسنجی ارسال می‌شود. با توجه به اینکه بانک اطلاعات خاتمه تسهیلات شما را اعلام کرده باشد، این مورد تا ماه آینده بر روی گزارش اعتبارسنجی اعمال خواهد شد.</w:t>
      </w:r>
    </w:p>
    <w:p w14:paraId="0000006B" w14:textId="77777777" w:rsidR="0028197D" w:rsidRPr="000C1D37" w:rsidRDefault="00F61469">
      <w:pPr>
        <w:bidi/>
        <w:spacing w:line="360" w:lineRule="auto"/>
        <w:jc w:val="both"/>
        <w:rPr>
          <w:rFonts w:cs="B Zar"/>
          <w:color w:val="404040"/>
          <w:sz w:val="32"/>
          <w:szCs w:val="32"/>
        </w:rPr>
        <w:pPrChange w:id="116" w:author="Fatemeh Mohammadi" w:date="2025-10-08T13:27:00Z">
          <w:pPr>
            <w:bidi/>
            <w:jc w:val="both"/>
          </w:pPr>
        </w:pPrChange>
      </w:pPr>
      <w:r w:rsidRPr="000C1D37">
        <w:rPr>
          <w:rFonts w:cs="B Zar"/>
          <w:b/>
          <w:color w:val="404040"/>
          <w:sz w:val="32"/>
          <w:szCs w:val="32"/>
          <w:rtl/>
        </w:rPr>
        <w:t>سوال</w:t>
      </w:r>
      <w:r w:rsidRPr="000C1D37">
        <w:rPr>
          <w:rFonts w:cs="B Zar"/>
          <w:color w:val="404040"/>
          <w:sz w:val="32"/>
          <w:szCs w:val="32"/>
          <w:rtl/>
        </w:rPr>
        <w:t xml:space="preserve"> 33 : جهت ارتباط با واحد امور مشتریان شرکت اعتبارسنجی با چه شماره‌ای می‌توان تماس گرفت؟</w:t>
      </w:r>
    </w:p>
    <w:p w14:paraId="0000006C" w14:textId="77777777" w:rsidR="0028197D" w:rsidRPr="000C1D37" w:rsidRDefault="00F61469">
      <w:pPr>
        <w:bidi/>
        <w:spacing w:line="360" w:lineRule="auto"/>
        <w:jc w:val="both"/>
        <w:rPr>
          <w:rFonts w:cs="B Zar"/>
          <w:b/>
          <w:color w:val="404040"/>
          <w:sz w:val="32"/>
          <w:szCs w:val="32"/>
        </w:rPr>
        <w:pPrChange w:id="117" w:author="Fatemeh Mohammadi" w:date="2025-10-08T13:27:00Z">
          <w:pPr>
            <w:bidi/>
            <w:jc w:val="both"/>
          </w:pPr>
        </w:pPrChange>
      </w:pPr>
      <w:r w:rsidRPr="000C1D37">
        <w:rPr>
          <w:rFonts w:cs="B Zar"/>
          <w:b/>
          <w:color w:val="404040"/>
          <w:sz w:val="32"/>
          <w:szCs w:val="32"/>
          <w:rtl/>
        </w:rPr>
        <w:t>پاسخ</w:t>
      </w:r>
    </w:p>
    <w:p w14:paraId="0000006D" w14:textId="77777777" w:rsidR="0028197D" w:rsidRPr="000C1D37" w:rsidRDefault="00F61469">
      <w:pPr>
        <w:bidi/>
        <w:spacing w:line="360" w:lineRule="auto"/>
        <w:jc w:val="both"/>
        <w:rPr>
          <w:rFonts w:cs="B Zar"/>
          <w:color w:val="404040"/>
          <w:sz w:val="32"/>
          <w:szCs w:val="32"/>
        </w:rPr>
        <w:pPrChange w:id="118" w:author="Fatemeh Mohammadi" w:date="2025-10-08T13:27:00Z">
          <w:pPr>
            <w:bidi/>
            <w:jc w:val="both"/>
          </w:pPr>
        </w:pPrChange>
      </w:pPr>
      <w:r w:rsidRPr="000C1D37">
        <w:rPr>
          <w:rFonts w:cs="B Zar"/>
          <w:color w:val="404040"/>
          <w:sz w:val="32"/>
          <w:szCs w:val="32"/>
          <w:rtl/>
        </w:rPr>
        <w:t xml:space="preserve"> شماره تماس 02141522222</w:t>
      </w:r>
    </w:p>
    <w:p w14:paraId="0000006E" w14:textId="77777777" w:rsidR="0028197D" w:rsidRPr="000C1D37" w:rsidRDefault="00F61469">
      <w:pPr>
        <w:bidi/>
        <w:spacing w:line="360" w:lineRule="auto"/>
        <w:jc w:val="both"/>
        <w:rPr>
          <w:rFonts w:cs="B Zar"/>
          <w:color w:val="404040"/>
          <w:sz w:val="32"/>
          <w:szCs w:val="32"/>
        </w:rPr>
        <w:pPrChange w:id="119" w:author="Fatemeh Mohammadi" w:date="2025-10-08T13:27:00Z">
          <w:pPr>
            <w:bidi/>
            <w:jc w:val="both"/>
          </w:pPr>
        </w:pPrChange>
      </w:pPr>
      <w:r w:rsidRPr="000C1D37">
        <w:rPr>
          <w:rFonts w:cs="B Zar"/>
          <w:color w:val="404040"/>
          <w:sz w:val="32"/>
          <w:szCs w:val="32"/>
          <w:rtl/>
        </w:rPr>
        <w:t>سوال 34 :در گزارش اعتبارسنجی، بدهی‌ای ثبت شده که بنده در همان ماهی که بدهی ثبت شد، با چند روز تأخیر پرداخت کردم و پرداخت به ماه بعد نرسید. آیا این موضوع در گزارش اعتبارسنجی تأثیرگذار است؟</w:t>
      </w:r>
    </w:p>
    <w:p w14:paraId="0000006F" w14:textId="77777777" w:rsidR="0028197D" w:rsidRPr="000C1D37" w:rsidRDefault="00F61469">
      <w:pPr>
        <w:bidi/>
        <w:spacing w:line="360" w:lineRule="auto"/>
        <w:jc w:val="both"/>
        <w:rPr>
          <w:rFonts w:cs="B Zar"/>
          <w:color w:val="404040"/>
          <w:sz w:val="32"/>
          <w:szCs w:val="32"/>
        </w:rPr>
        <w:pPrChange w:id="120" w:author="Fatemeh Mohammadi" w:date="2025-10-08T13:27:00Z">
          <w:pPr>
            <w:bidi/>
            <w:jc w:val="both"/>
          </w:pPr>
        </w:pPrChange>
      </w:pPr>
      <w:r w:rsidRPr="000C1D37">
        <w:rPr>
          <w:rFonts w:cs="B Zar"/>
          <w:color w:val="404040"/>
          <w:sz w:val="32"/>
          <w:szCs w:val="32"/>
          <w:rtl/>
        </w:rPr>
        <w:t>پاسخ :</w:t>
      </w:r>
    </w:p>
    <w:p w14:paraId="00000070" w14:textId="77777777" w:rsidR="0028197D" w:rsidRPr="000C1D37" w:rsidRDefault="00F61469">
      <w:pPr>
        <w:bidi/>
        <w:spacing w:line="360" w:lineRule="auto"/>
        <w:jc w:val="both"/>
        <w:rPr>
          <w:rFonts w:cs="B Zar"/>
          <w:color w:val="404040"/>
          <w:sz w:val="32"/>
          <w:szCs w:val="32"/>
        </w:rPr>
        <w:pPrChange w:id="121" w:author="Fatemeh Mohammadi" w:date="2025-10-08T13:27:00Z">
          <w:pPr>
            <w:bidi/>
            <w:jc w:val="both"/>
          </w:pPr>
        </w:pPrChange>
      </w:pPr>
      <w:r w:rsidRPr="000C1D37">
        <w:rPr>
          <w:rFonts w:cs="B Zar"/>
          <w:color w:val="404040"/>
          <w:sz w:val="32"/>
          <w:szCs w:val="32"/>
          <w:rtl/>
        </w:rPr>
        <w:t xml:space="preserve"> اطلاعات تسهیلاتی مشتریان به صورت ماهیانه به شرکت اعتبارسنجی ایران ارسال می‌شود. در صورتی که پرداخت اقساط در موعد مقرر انجام نشده باشد، با اعلام بانک، این موضوع در گزارش اعتبارسنجی ثبت و به عنوان سابقه منفی لحاظ می‌گردد.</w:t>
      </w:r>
    </w:p>
    <w:p w14:paraId="00000071" w14:textId="77777777" w:rsidR="0028197D" w:rsidRPr="000C1D37" w:rsidRDefault="00F61469">
      <w:pPr>
        <w:bidi/>
        <w:spacing w:line="360" w:lineRule="auto"/>
        <w:jc w:val="both"/>
        <w:rPr>
          <w:rFonts w:cs="B Zar"/>
          <w:color w:val="404040"/>
          <w:sz w:val="32"/>
          <w:szCs w:val="32"/>
        </w:rPr>
        <w:pPrChange w:id="122" w:author="Fatemeh Mohammadi" w:date="2025-10-08T13:27:00Z">
          <w:pPr>
            <w:bidi/>
            <w:jc w:val="both"/>
          </w:pPr>
        </w:pPrChange>
      </w:pPr>
      <w:r w:rsidRPr="000C1D37">
        <w:rPr>
          <w:rFonts w:cs="B Zar"/>
          <w:color w:val="404040"/>
          <w:sz w:val="32"/>
          <w:szCs w:val="32"/>
          <w:rtl/>
        </w:rPr>
        <w:t>سوال 35 : “آیا ضمانت فردی که دارای بدهی است، تأثیر منفی قابل توجهی بر رتبه اعتباری بنده خواهد داشت؟”</w:t>
      </w:r>
    </w:p>
    <w:p w14:paraId="00000072" w14:textId="77777777" w:rsidR="0028197D" w:rsidRPr="000C1D37" w:rsidRDefault="00F61469">
      <w:pPr>
        <w:bidi/>
        <w:spacing w:line="360" w:lineRule="auto"/>
        <w:jc w:val="both"/>
        <w:rPr>
          <w:rFonts w:cs="B Zar"/>
          <w:b/>
          <w:color w:val="404040"/>
          <w:sz w:val="32"/>
          <w:szCs w:val="32"/>
        </w:rPr>
        <w:pPrChange w:id="123" w:author="Fatemeh Mohammadi" w:date="2025-10-08T13:27:00Z">
          <w:pPr>
            <w:bidi/>
            <w:jc w:val="both"/>
          </w:pPr>
        </w:pPrChange>
      </w:pPr>
      <w:r w:rsidRPr="000C1D37">
        <w:rPr>
          <w:rFonts w:cs="B Zar"/>
          <w:b/>
          <w:color w:val="404040"/>
          <w:sz w:val="32"/>
          <w:szCs w:val="32"/>
          <w:rtl/>
        </w:rPr>
        <w:lastRenderedPageBreak/>
        <w:t>پاسخ</w:t>
      </w:r>
    </w:p>
    <w:p w14:paraId="00000073" w14:textId="77777777" w:rsidR="0028197D" w:rsidRPr="000C1D37" w:rsidRDefault="00F61469">
      <w:pPr>
        <w:bidi/>
        <w:spacing w:line="360" w:lineRule="auto"/>
        <w:jc w:val="both"/>
        <w:rPr>
          <w:rFonts w:cs="B Zar"/>
          <w:color w:val="404040"/>
          <w:sz w:val="32"/>
          <w:szCs w:val="32"/>
        </w:rPr>
        <w:pPrChange w:id="124" w:author="Fatemeh Mohammadi" w:date="2025-10-08T13:27:00Z">
          <w:pPr>
            <w:bidi/>
            <w:jc w:val="both"/>
          </w:pPr>
        </w:pPrChange>
      </w:pPr>
      <w:r w:rsidRPr="000C1D37">
        <w:rPr>
          <w:rFonts w:cs="B Zar"/>
          <w:color w:val="404040"/>
          <w:sz w:val="32"/>
          <w:szCs w:val="32"/>
          <w:rtl/>
        </w:rPr>
        <w:t xml:space="preserve"> “خیر. تأثیر ضمانت بر رتبه اعتباری شما حداقل است. عامل اصلی مؤثر بر کاهش رتبه، نحوه بازپرداخت اقساط شخصی شما خواهد بود.</w:t>
      </w:r>
    </w:p>
    <w:p w14:paraId="00000074" w14:textId="77777777" w:rsidR="0028197D" w:rsidRPr="000C1D37" w:rsidRDefault="00F61469">
      <w:pPr>
        <w:bidi/>
        <w:spacing w:line="360" w:lineRule="auto"/>
        <w:jc w:val="both"/>
        <w:rPr>
          <w:rFonts w:cs="B Zar"/>
          <w:color w:val="404040"/>
          <w:sz w:val="32"/>
          <w:szCs w:val="32"/>
        </w:rPr>
        <w:pPrChange w:id="125" w:author="Fatemeh Mohammadi" w:date="2025-10-08T13:27:00Z">
          <w:pPr>
            <w:bidi/>
            <w:jc w:val="both"/>
          </w:pPr>
        </w:pPrChange>
      </w:pPr>
      <w:r w:rsidRPr="000C1D37">
        <w:rPr>
          <w:rFonts w:cs="B Zar"/>
          <w:color w:val="404040"/>
          <w:sz w:val="32"/>
          <w:szCs w:val="32"/>
          <w:rtl/>
        </w:rPr>
        <w:t>سوال 36: بنده سابقه‌ی چک برگشتی داشته‌ام و اقدام به رفع اثر نموده‌ام، اما همچنان در گزارش اعتباری من نمایش داده می‌شود. آیا امکان حذف این سابقه وجود دارد؟”</w:t>
      </w:r>
    </w:p>
    <w:p w14:paraId="00000075" w14:textId="77777777" w:rsidR="0028197D" w:rsidRPr="000C1D37" w:rsidRDefault="00F61469">
      <w:pPr>
        <w:bidi/>
        <w:spacing w:line="360" w:lineRule="auto"/>
        <w:jc w:val="both"/>
        <w:rPr>
          <w:rFonts w:cs="B Zar"/>
          <w:b/>
          <w:color w:val="404040"/>
          <w:sz w:val="32"/>
          <w:szCs w:val="32"/>
        </w:rPr>
        <w:pPrChange w:id="126" w:author="Fatemeh Mohammadi" w:date="2025-10-08T13:27:00Z">
          <w:pPr>
            <w:bidi/>
            <w:jc w:val="both"/>
          </w:pPr>
        </w:pPrChange>
      </w:pPr>
      <w:r w:rsidRPr="000C1D37">
        <w:rPr>
          <w:rFonts w:cs="B Zar"/>
          <w:b/>
          <w:color w:val="404040"/>
          <w:sz w:val="32"/>
          <w:szCs w:val="32"/>
          <w:rtl/>
        </w:rPr>
        <w:t>پاسخ</w:t>
      </w:r>
    </w:p>
    <w:p w14:paraId="00000076" w14:textId="77777777" w:rsidR="0028197D" w:rsidRPr="000C1D37" w:rsidRDefault="00F61469">
      <w:pPr>
        <w:bidi/>
        <w:spacing w:line="360" w:lineRule="auto"/>
        <w:jc w:val="both"/>
        <w:rPr>
          <w:rFonts w:cs="B Zar"/>
          <w:color w:val="404040"/>
          <w:sz w:val="32"/>
          <w:szCs w:val="32"/>
        </w:rPr>
        <w:pPrChange w:id="127" w:author="Fatemeh Mohammadi" w:date="2025-10-08T13:27:00Z">
          <w:pPr>
            <w:bidi/>
            <w:jc w:val="both"/>
          </w:pPr>
        </w:pPrChange>
      </w:pPr>
      <w:r w:rsidRPr="000C1D37">
        <w:rPr>
          <w:rFonts w:cs="B Zar"/>
          <w:color w:val="404040"/>
          <w:sz w:val="32"/>
          <w:szCs w:val="32"/>
          <w:rtl/>
        </w:rPr>
        <w:t xml:space="preserve"> “با توجه به بررسی سوابق چک برگشتی در امتیاز اعتباری، حتی پس از رفع اثر، امکان حذف سابقه از گزارش اعتبارسنجی وجود ندارد.”</w:t>
      </w:r>
    </w:p>
    <w:p w14:paraId="00000077" w14:textId="77777777" w:rsidR="0028197D" w:rsidRPr="000C1D37" w:rsidRDefault="00F61469">
      <w:pPr>
        <w:bidi/>
        <w:spacing w:line="360" w:lineRule="auto"/>
        <w:jc w:val="both"/>
        <w:rPr>
          <w:rFonts w:cs="B Zar"/>
          <w:color w:val="404040"/>
          <w:sz w:val="32"/>
          <w:szCs w:val="32"/>
        </w:rPr>
        <w:pPrChange w:id="128" w:author="Fatemeh Mohammadi" w:date="2025-10-08T13:27:00Z">
          <w:pPr>
            <w:bidi/>
            <w:jc w:val="both"/>
          </w:pPr>
        </w:pPrChange>
      </w:pPr>
      <w:r w:rsidRPr="000C1D37">
        <w:rPr>
          <w:rFonts w:cs="B Zar"/>
          <w:color w:val="404040"/>
          <w:sz w:val="32"/>
          <w:szCs w:val="32"/>
          <w:rtl/>
        </w:rPr>
        <w:t>سوال 37 : آیا اطلاعات گزارش اعتبارسنجی که از طریق سایت شما دریافت می‌شود، با گزارشی که بانک ارائه می‌دهد، یکسان است؟”</w:t>
      </w:r>
    </w:p>
    <w:p w14:paraId="00000078" w14:textId="77777777" w:rsidR="0028197D" w:rsidRPr="000C1D37" w:rsidRDefault="00F61469">
      <w:pPr>
        <w:bidi/>
        <w:spacing w:line="360" w:lineRule="auto"/>
        <w:jc w:val="both"/>
        <w:rPr>
          <w:rFonts w:cs="B Zar"/>
          <w:b/>
          <w:color w:val="404040"/>
          <w:sz w:val="32"/>
          <w:szCs w:val="32"/>
        </w:rPr>
        <w:pPrChange w:id="129" w:author="Fatemeh Mohammadi" w:date="2025-10-08T13:27:00Z">
          <w:pPr>
            <w:bidi/>
            <w:jc w:val="both"/>
          </w:pPr>
        </w:pPrChange>
      </w:pPr>
      <w:r w:rsidRPr="000C1D37">
        <w:rPr>
          <w:rFonts w:cs="B Zar"/>
          <w:b/>
          <w:color w:val="404040"/>
          <w:sz w:val="32"/>
          <w:szCs w:val="32"/>
          <w:rtl/>
        </w:rPr>
        <w:t>پاسخ :</w:t>
      </w:r>
    </w:p>
    <w:p w14:paraId="00000079" w14:textId="77777777" w:rsidR="0028197D" w:rsidRPr="000C1D37" w:rsidRDefault="00F61469">
      <w:pPr>
        <w:bidi/>
        <w:spacing w:line="360" w:lineRule="auto"/>
        <w:jc w:val="both"/>
        <w:rPr>
          <w:rFonts w:cs="B Zar"/>
          <w:color w:val="404040"/>
          <w:sz w:val="32"/>
          <w:szCs w:val="32"/>
        </w:rPr>
        <w:pPrChange w:id="130" w:author="Fatemeh Mohammadi" w:date="2025-10-08T13:27:00Z">
          <w:pPr>
            <w:bidi/>
            <w:jc w:val="both"/>
          </w:pPr>
        </w:pPrChange>
      </w:pPr>
      <w:r w:rsidRPr="000C1D37">
        <w:rPr>
          <w:rFonts w:cs="B Zar"/>
          <w:color w:val="404040"/>
          <w:sz w:val="32"/>
          <w:szCs w:val="32"/>
          <w:rtl/>
        </w:rPr>
        <w:t>بله، رتبه اعتباری و کلیه اطلاعات درج شده در گزارش، بین سایت شرکت و بانک یکسان می‌باشد</w:t>
      </w:r>
    </w:p>
    <w:p w14:paraId="0000007A" w14:textId="77777777" w:rsidR="0028197D" w:rsidRPr="000C1D37" w:rsidRDefault="00F61469">
      <w:pPr>
        <w:bidi/>
        <w:spacing w:line="360" w:lineRule="auto"/>
        <w:jc w:val="both"/>
        <w:rPr>
          <w:rFonts w:cs="B Zar"/>
          <w:color w:val="404040"/>
          <w:sz w:val="32"/>
          <w:szCs w:val="32"/>
        </w:rPr>
        <w:pPrChange w:id="131" w:author="Fatemeh Mohammadi" w:date="2025-10-08T13:27:00Z">
          <w:pPr>
            <w:bidi/>
            <w:jc w:val="both"/>
          </w:pPr>
        </w:pPrChange>
      </w:pPr>
      <w:r w:rsidRPr="000C1D37">
        <w:rPr>
          <w:rFonts w:cs="B Zar"/>
          <w:color w:val="404040"/>
          <w:sz w:val="32"/>
          <w:szCs w:val="32"/>
          <w:rtl/>
        </w:rPr>
        <w:t>سوال 38  : آیا شرکت اعتبارسنجی می‌تواند رتبه اعتباری مشتریان را تغییر دهد؟”</w:t>
      </w:r>
    </w:p>
    <w:p w14:paraId="0000007B" w14:textId="77777777" w:rsidR="0028197D" w:rsidRPr="000C1D37" w:rsidRDefault="00F61469">
      <w:pPr>
        <w:bidi/>
        <w:spacing w:line="360" w:lineRule="auto"/>
        <w:jc w:val="both"/>
        <w:rPr>
          <w:rFonts w:cs="B Zar"/>
          <w:b/>
          <w:color w:val="404040"/>
          <w:sz w:val="32"/>
          <w:szCs w:val="32"/>
        </w:rPr>
        <w:pPrChange w:id="132" w:author="Fatemeh Mohammadi" w:date="2025-10-08T13:27:00Z">
          <w:pPr>
            <w:bidi/>
            <w:jc w:val="both"/>
          </w:pPr>
        </w:pPrChange>
      </w:pPr>
      <w:r w:rsidRPr="000C1D37">
        <w:rPr>
          <w:rFonts w:cs="B Zar"/>
          <w:b/>
          <w:color w:val="404040"/>
          <w:sz w:val="32"/>
          <w:szCs w:val="32"/>
          <w:rtl/>
        </w:rPr>
        <w:t>پاسخ</w:t>
      </w:r>
    </w:p>
    <w:p w14:paraId="0000007C" w14:textId="77777777" w:rsidR="0028197D" w:rsidRPr="000C1D37" w:rsidRDefault="00F61469">
      <w:pPr>
        <w:bidi/>
        <w:spacing w:line="360" w:lineRule="auto"/>
        <w:jc w:val="both"/>
        <w:rPr>
          <w:rFonts w:cs="B Zar"/>
          <w:color w:val="404040"/>
          <w:sz w:val="32"/>
          <w:szCs w:val="32"/>
        </w:rPr>
        <w:pPrChange w:id="133" w:author="Fatemeh Mohammadi" w:date="2025-10-08T13:27:00Z">
          <w:pPr>
            <w:bidi/>
            <w:jc w:val="both"/>
          </w:pPr>
        </w:pPrChange>
      </w:pPr>
      <w:r w:rsidRPr="000C1D37">
        <w:rPr>
          <w:rFonts w:cs="B Zar"/>
          <w:b/>
          <w:color w:val="404040"/>
          <w:sz w:val="32"/>
          <w:szCs w:val="32"/>
        </w:rPr>
        <w:lastRenderedPageBreak/>
        <w:t>:</w:t>
      </w:r>
      <w:r w:rsidRPr="000C1D37">
        <w:rPr>
          <w:rFonts w:cs="B Zar"/>
          <w:color w:val="404040"/>
          <w:sz w:val="32"/>
          <w:szCs w:val="32"/>
          <w:rtl/>
        </w:rPr>
        <w:t xml:space="preserve"> “خیر، رتبه اعتباری بر اساس عملکرد تسهیلاتی و نحوه پرداخت شما تعیین می‌شود و به‌ صورت سیستمی تغییر می‌کند.”</w:t>
      </w:r>
    </w:p>
    <w:p w14:paraId="0000007D" w14:textId="77777777" w:rsidR="0028197D" w:rsidRPr="000C1D37" w:rsidRDefault="00F61469">
      <w:pPr>
        <w:bidi/>
        <w:spacing w:line="360" w:lineRule="auto"/>
        <w:jc w:val="both"/>
        <w:rPr>
          <w:rFonts w:cs="B Zar"/>
          <w:color w:val="404040"/>
          <w:sz w:val="32"/>
          <w:szCs w:val="32"/>
        </w:rPr>
        <w:pPrChange w:id="134" w:author="Fatemeh Mohammadi" w:date="2025-10-08T13:27:00Z">
          <w:pPr>
            <w:bidi/>
            <w:jc w:val="both"/>
          </w:pPr>
        </w:pPrChange>
      </w:pPr>
      <w:r w:rsidRPr="000C1D37">
        <w:rPr>
          <w:rFonts w:cs="B Zar"/>
          <w:color w:val="404040"/>
          <w:sz w:val="32"/>
          <w:szCs w:val="32"/>
          <w:rtl/>
        </w:rPr>
        <w:t>سوال 39 : “آیا گردش حساب بانکی من تأثیر مثبتی بر رتبه اعتباری‌ام دارد؟”</w:t>
      </w:r>
    </w:p>
    <w:p w14:paraId="0000007E" w14:textId="77777777" w:rsidR="0028197D" w:rsidRPr="000C1D37" w:rsidRDefault="00F61469">
      <w:pPr>
        <w:bidi/>
        <w:spacing w:line="360" w:lineRule="auto"/>
        <w:jc w:val="both"/>
        <w:rPr>
          <w:rFonts w:cs="B Zar"/>
          <w:color w:val="404040"/>
          <w:sz w:val="32"/>
          <w:szCs w:val="32"/>
        </w:rPr>
        <w:pPrChange w:id="135" w:author="Fatemeh Mohammadi" w:date="2025-10-08T13:27:00Z">
          <w:pPr>
            <w:bidi/>
            <w:jc w:val="both"/>
          </w:pPr>
        </w:pPrChange>
      </w:pPr>
      <w:r w:rsidRPr="000C1D37">
        <w:rPr>
          <w:rFonts w:cs="B Zar"/>
          <w:b/>
          <w:color w:val="404040"/>
          <w:sz w:val="32"/>
          <w:szCs w:val="32"/>
          <w:rtl/>
        </w:rPr>
        <w:t>پاسخ:</w:t>
      </w:r>
      <w:r w:rsidRPr="000C1D37">
        <w:rPr>
          <w:rFonts w:cs="B Zar"/>
          <w:color w:val="404040"/>
          <w:sz w:val="32"/>
          <w:szCs w:val="32"/>
        </w:rPr>
        <w:t xml:space="preserve"> </w:t>
      </w:r>
    </w:p>
    <w:p w14:paraId="0000007F" w14:textId="77777777" w:rsidR="0028197D" w:rsidRPr="000C1D37" w:rsidRDefault="00F61469">
      <w:pPr>
        <w:bidi/>
        <w:spacing w:line="360" w:lineRule="auto"/>
        <w:jc w:val="both"/>
        <w:rPr>
          <w:rFonts w:cs="B Zar"/>
          <w:color w:val="404040"/>
          <w:sz w:val="32"/>
          <w:szCs w:val="32"/>
        </w:rPr>
        <w:pPrChange w:id="136" w:author="Fatemeh Mohammadi" w:date="2025-10-08T13:27:00Z">
          <w:pPr>
            <w:bidi/>
            <w:jc w:val="both"/>
          </w:pPr>
        </w:pPrChange>
      </w:pPr>
      <w:r w:rsidRPr="000C1D37">
        <w:rPr>
          <w:rFonts w:cs="B Zar"/>
          <w:color w:val="404040"/>
          <w:sz w:val="32"/>
          <w:szCs w:val="32"/>
          <w:rtl/>
        </w:rPr>
        <w:t>“خیر، گردش حساب، مسدودی یا موجودی حساب بانکی شما هیچ تأثیر مثبتی بر رتبه اعتباری‌تان ایجاد نمی‌کند.”</w:t>
      </w:r>
    </w:p>
    <w:p w14:paraId="00000080" w14:textId="77777777" w:rsidR="0028197D" w:rsidRPr="000C1D37" w:rsidRDefault="00F61469">
      <w:pPr>
        <w:bidi/>
        <w:spacing w:line="360" w:lineRule="auto"/>
        <w:jc w:val="both"/>
        <w:rPr>
          <w:rFonts w:cs="B Zar"/>
          <w:color w:val="404040"/>
          <w:sz w:val="32"/>
          <w:szCs w:val="32"/>
        </w:rPr>
        <w:pPrChange w:id="137" w:author="Fatemeh Mohammadi" w:date="2025-10-08T13:27:00Z">
          <w:pPr>
            <w:bidi/>
            <w:jc w:val="both"/>
          </w:pPr>
        </w:pPrChange>
      </w:pPr>
      <w:r w:rsidRPr="000C1D37">
        <w:rPr>
          <w:rFonts w:cs="B Zar"/>
          <w:color w:val="404040"/>
          <w:sz w:val="32"/>
          <w:szCs w:val="32"/>
          <w:rtl/>
        </w:rPr>
        <w:t>سوال 40 : آیا پاس کردن به موقع چک‌های بیشتر، تاثیر مثبتی بر رتبه اعتباری من دارد؟”</w:t>
      </w:r>
    </w:p>
    <w:p w14:paraId="00000081" w14:textId="77777777" w:rsidR="0028197D" w:rsidRPr="000C1D37" w:rsidRDefault="00F61469">
      <w:pPr>
        <w:bidi/>
        <w:spacing w:line="360" w:lineRule="auto"/>
        <w:jc w:val="both"/>
        <w:rPr>
          <w:rFonts w:cs="B Zar"/>
          <w:b/>
          <w:color w:val="404040"/>
          <w:sz w:val="32"/>
          <w:szCs w:val="32"/>
        </w:rPr>
        <w:pPrChange w:id="138" w:author="Fatemeh Mohammadi" w:date="2025-10-08T13:27:00Z">
          <w:pPr>
            <w:bidi/>
            <w:jc w:val="both"/>
          </w:pPr>
        </w:pPrChange>
      </w:pPr>
      <w:r w:rsidRPr="000C1D37">
        <w:rPr>
          <w:rFonts w:cs="B Zar"/>
          <w:b/>
          <w:color w:val="404040"/>
          <w:sz w:val="32"/>
          <w:szCs w:val="32"/>
          <w:rtl/>
        </w:rPr>
        <w:t xml:space="preserve">پاسخ </w:t>
      </w:r>
    </w:p>
    <w:p w14:paraId="00000082" w14:textId="77777777" w:rsidR="0028197D" w:rsidRPr="000C1D37" w:rsidRDefault="00F61469">
      <w:pPr>
        <w:bidi/>
        <w:spacing w:line="360" w:lineRule="auto"/>
        <w:jc w:val="both"/>
        <w:rPr>
          <w:rFonts w:cs="B Zar"/>
          <w:color w:val="404040"/>
          <w:sz w:val="32"/>
          <w:szCs w:val="32"/>
        </w:rPr>
        <w:pPrChange w:id="139" w:author="Fatemeh Mohammadi" w:date="2025-10-08T13:27:00Z">
          <w:pPr>
            <w:bidi/>
            <w:jc w:val="both"/>
          </w:pPr>
        </w:pPrChange>
      </w:pPr>
      <w:r w:rsidRPr="000C1D37">
        <w:rPr>
          <w:rFonts w:cs="B Zar"/>
          <w:color w:val="404040"/>
          <w:sz w:val="32"/>
          <w:szCs w:val="32"/>
          <w:rtl/>
        </w:rPr>
        <w:t>“خیر، پاس کردن چک‌ها تاثیری بر رتبه اعتباری شما ندارد، اما در صورت برگشت خوردن چک، امتیاز اعتباری شما کاهش خواهد یافت.”</w:t>
      </w:r>
    </w:p>
    <w:p w14:paraId="00000083" w14:textId="77777777" w:rsidR="0028197D" w:rsidRPr="000C1D37" w:rsidRDefault="0028197D">
      <w:pPr>
        <w:bidi/>
        <w:spacing w:line="360" w:lineRule="auto"/>
        <w:jc w:val="both"/>
        <w:rPr>
          <w:rFonts w:cs="B Zar"/>
          <w:color w:val="404040"/>
          <w:sz w:val="32"/>
          <w:szCs w:val="32"/>
        </w:rPr>
        <w:pPrChange w:id="140" w:author="Fatemeh Mohammadi" w:date="2025-10-08T13:27:00Z">
          <w:pPr>
            <w:bidi/>
            <w:jc w:val="both"/>
          </w:pPr>
        </w:pPrChange>
      </w:pPr>
    </w:p>
    <w:p w14:paraId="00000084" w14:textId="77777777" w:rsidR="0028197D" w:rsidRPr="000C1D37" w:rsidRDefault="00F61469">
      <w:pPr>
        <w:bidi/>
        <w:spacing w:line="360" w:lineRule="auto"/>
        <w:jc w:val="both"/>
        <w:rPr>
          <w:rFonts w:cs="B Zar"/>
          <w:sz w:val="32"/>
          <w:szCs w:val="32"/>
        </w:rPr>
        <w:pPrChange w:id="141" w:author="Fatemeh Mohammadi" w:date="2025-10-08T13:27:00Z">
          <w:pPr>
            <w:bidi/>
            <w:spacing w:line="480" w:lineRule="auto"/>
            <w:jc w:val="both"/>
          </w:pPr>
        </w:pPrChange>
      </w:pPr>
      <w:r w:rsidRPr="000C1D37">
        <w:rPr>
          <w:rFonts w:cs="B Zar"/>
          <w:sz w:val="32"/>
          <w:szCs w:val="32"/>
          <w:rtl/>
        </w:rPr>
        <w:t>سوال 41: “اعتبارسنجی چیست؟”</w:t>
      </w:r>
    </w:p>
    <w:p w14:paraId="00000085" w14:textId="77777777" w:rsidR="0028197D" w:rsidRPr="000C1D37" w:rsidRDefault="00F61469">
      <w:pPr>
        <w:bidi/>
        <w:spacing w:line="360" w:lineRule="auto"/>
        <w:jc w:val="both"/>
        <w:rPr>
          <w:rFonts w:cs="B Zar"/>
          <w:sz w:val="32"/>
          <w:szCs w:val="32"/>
        </w:rPr>
        <w:pPrChange w:id="142" w:author="Fatemeh Mohammadi" w:date="2025-10-08T13:27:00Z">
          <w:pPr>
            <w:bidi/>
            <w:spacing w:line="480" w:lineRule="auto"/>
            <w:jc w:val="both"/>
          </w:pPr>
        </w:pPrChange>
      </w:pPr>
      <w:r w:rsidRPr="000C1D37">
        <w:rPr>
          <w:rFonts w:cs="B Zar"/>
          <w:sz w:val="32"/>
          <w:szCs w:val="32"/>
          <w:rtl/>
        </w:rPr>
        <w:t xml:space="preserve">پاسخ: “اعتبارسنجی، فرآیند ارزیابی سابقه و توانایی مالی افراد یا شرکت‌ها برای بازپرداخت بدهی‌هایشان است. </w:t>
      </w:r>
    </w:p>
    <w:p w14:paraId="00000086" w14:textId="77777777" w:rsidR="0028197D" w:rsidRPr="000C1D37" w:rsidRDefault="00F61469">
      <w:pPr>
        <w:bidi/>
        <w:spacing w:line="360" w:lineRule="auto"/>
        <w:jc w:val="both"/>
        <w:rPr>
          <w:rFonts w:cs="B Zar"/>
          <w:sz w:val="32"/>
          <w:szCs w:val="32"/>
        </w:rPr>
        <w:pPrChange w:id="143" w:author="Fatemeh Mohammadi" w:date="2025-10-08T13:27:00Z">
          <w:pPr>
            <w:bidi/>
            <w:spacing w:line="480" w:lineRule="auto"/>
            <w:jc w:val="both"/>
          </w:pPr>
        </w:pPrChange>
      </w:pPr>
      <w:r w:rsidRPr="000C1D37">
        <w:rPr>
          <w:rFonts w:cs="B Zar"/>
          <w:sz w:val="32"/>
          <w:szCs w:val="32"/>
          <w:rtl/>
        </w:rPr>
        <w:t>سوال42: “هدف از اعتبارسنجی چیست؟”</w:t>
      </w:r>
    </w:p>
    <w:p w14:paraId="00000087" w14:textId="77777777" w:rsidR="0028197D" w:rsidRPr="000C1D37" w:rsidRDefault="00F61469">
      <w:pPr>
        <w:bidi/>
        <w:spacing w:line="360" w:lineRule="auto"/>
        <w:jc w:val="both"/>
        <w:rPr>
          <w:rFonts w:cs="B Zar"/>
          <w:sz w:val="32"/>
          <w:szCs w:val="32"/>
        </w:rPr>
        <w:pPrChange w:id="144" w:author="Fatemeh Mohammadi" w:date="2025-10-08T13:27:00Z">
          <w:pPr>
            <w:bidi/>
            <w:spacing w:line="480" w:lineRule="auto"/>
            <w:jc w:val="both"/>
          </w:pPr>
        </w:pPrChange>
      </w:pPr>
      <w:r w:rsidRPr="000C1D37">
        <w:rPr>
          <w:rFonts w:cs="B Zar"/>
          <w:sz w:val="32"/>
          <w:szCs w:val="32"/>
          <w:rtl/>
        </w:rPr>
        <w:lastRenderedPageBreak/>
        <w:t>پاسخ: “هدف اصلی اعتبارسنجی، کمک به بانک‌ها و موسسات مالی برای تصمیم‌گیری آگاهانه در مورد اعطای تسهیلات، کاهش ریسک نکول و ارزیابی اعتبار متقاضیان است.”</w:t>
      </w:r>
    </w:p>
    <w:p w14:paraId="00000088" w14:textId="77777777" w:rsidR="0028197D" w:rsidRPr="000C1D37" w:rsidRDefault="00F61469">
      <w:pPr>
        <w:bidi/>
        <w:spacing w:line="360" w:lineRule="auto"/>
        <w:jc w:val="both"/>
        <w:rPr>
          <w:rFonts w:cs="B Zar"/>
          <w:sz w:val="32"/>
          <w:szCs w:val="32"/>
        </w:rPr>
        <w:pPrChange w:id="145" w:author="Fatemeh Mohammadi" w:date="2025-10-08T13:27:00Z">
          <w:pPr>
            <w:bidi/>
            <w:spacing w:line="480" w:lineRule="auto"/>
            <w:jc w:val="both"/>
          </w:pPr>
        </w:pPrChange>
      </w:pPr>
      <w:r w:rsidRPr="000C1D37">
        <w:rPr>
          <w:rFonts w:cs="B Zar"/>
          <w:sz w:val="32"/>
          <w:szCs w:val="32"/>
          <w:rtl/>
        </w:rPr>
        <w:t>سوال 43: “چه کسانی از گزارش اعتباری استفاده می‌کنند؟”</w:t>
      </w:r>
    </w:p>
    <w:p w14:paraId="00000089" w14:textId="77777777" w:rsidR="0028197D" w:rsidRPr="000C1D37" w:rsidRDefault="00F61469">
      <w:pPr>
        <w:bidi/>
        <w:spacing w:line="360" w:lineRule="auto"/>
        <w:jc w:val="both"/>
        <w:rPr>
          <w:rFonts w:cs="B Zar"/>
          <w:sz w:val="32"/>
          <w:szCs w:val="32"/>
        </w:rPr>
        <w:pPrChange w:id="146" w:author="Fatemeh Mohammadi" w:date="2025-10-08T13:27:00Z">
          <w:pPr>
            <w:bidi/>
            <w:spacing w:line="480" w:lineRule="auto"/>
            <w:jc w:val="both"/>
          </w:pPr>
        </w:pPrChange>
      </w:pPr>
      <w:r w:rsidRPr="000C1D37">
        <w:rPr>
          <w:rFonts w:cs="B Zar"/>
          <w:sz w:val="32"/>
          <w:szCs w:val="32"/>
          <w:rtl/>
        </w:rPr>
        <w:t xml:space="preserve">پاسخ: </w:t>
      </w:r>
    </w:p>
    <w:p w14:paraId="0000008A" w14:textId="77777777" w:rsidR="0028197D" w:rsidRPr="000C1D37" w:rsidRDefault="00F61469">
      <w:pPr>
        <w:bidi/>
        <w:spacing w:line="360" w:lineRule="auto"/>
        <w:jc w:val="both"/>
        <w:rPr>
          <w:rFonts w:cs="B Zar"/>
          <w:sz w:val="32"/>
          <w:szCs w:val="32"/>
        </w:rPr>
        <w:pPrChange w:id="147" w:author="Fatemeh Mohammadi" w:date="2025-10-08T13:27:00Z">
          <w:pPr>
            <w:bidi/>
            <w:spacing w:line="480" w:lineRule="auto"/>
            <w:jc w:val="both"/>
          </w:pPr>
        </w:pPrChange>
      </w:pPr>
      <w:r w:rsidRPr="000C1D37">
        <w:rPr>
          <w:rFonts w:cs="B Zar"/>
          <w:sz w:val="32"/>
          <w:szCs w:val="32"/>
          <w:rtl/>
        </w:rPr>
        <w:t>“بانک‌ها، موسسات مالی و اعتباری، شرکت‌های لیزینگ و بعضاً سایر سازمان‌هایی که نیاز به ارزیابی اعتبار افراد دارند، از این گزارش استفاده می‌کنند.”</w:t>
      </w:r>
    </w:p>
    <w:p w14:paraId="0000008B" w14:textId="77777777" w:rsidR="0028197D" w:rsidRPr="000C1D37" w:rsidRDefault="00F61469">
      <w:pPr>
        <w:bidi/>
        <w:spacing w:line="360" w:lineRule="auto"/>
        <w:jc w:val="both"/>
        <w:rPr>
          <w:rFonts w:cs="B Zar"/>
          <w:sz w:val="32"/>
          <w:szCs w:val="32"/>
        </w:rPr>
        <w:pPrChange w:id="148" w:author="Fatemeh Mohammadi" w:date="2025-10-08T13:27:00Z">
          <w:pPr>
            <w:bidi/>
            <w:spacing w:line="480" w:lineRule="auto"/>
            <w:jc w:val="both"/>
          </w:pPr>
        </w:pPrChange>
      </w:pPr>
      <w:r w:rsidRPr="000C1D37">
        <w:rPr>
          <w:rFonts w:cs="B Zar"/>
          <w:sz w:val="32"/>
          <w:szCs w:val="32"/>
          <w:rtl/>
        </w:rPr>
        <w:t>سوال44: “شرکت اعتبارسنجی ایران چیست؟”</w:t>
      </w:r>
    </w:p>
    <w:p w14:paraId="0000008C" w14:textId="77777777" w:rsidR="0028197D" w:rsidRPr="000C1D37" w:rsidRDefault="00F61469">
      <w:pPr>
        <w:bidi/>
        <w:spacing w:line="360" w:lineRule="auto"/>
        <w:jc w:val="both"/>
        <w:rPr>
          <w:rFonts w:cs="B Zar"/>
          <w:sz w:val="32"/>
          <w:szCs w:val="32"/>
        </w:rPr>
        <w:pPrChange w:id="149" w:author="Fatemeh Mohammadi" w:date="2025-10-08T13:27:00Z">
          <w:pPr>
            <w:bidi/>
            <w:spacing w:line="480" w:lineRule="auto"/>
            <w:jc w:val="both"/>
          </w:pPr>
        </w:pPrChange>
      </w:pPr>
      <w:r w:rsidRPr="000C1D37">
        <w:rPr>
          <w:rFonts w:cs="B Zar"/>
          <w:sz w:val="32"/>
          <w:szCs w:val="32"/>
          <w:rtl/>
        </w:rPr>
        <w:t xml:space="preserve">پاسخ: </w:t>
      </w:r>
    </w:p>
    <w:p w14:paraId="0000008D" w14:textId="77777777" w:rsidR="0028197D" w:rsidRPr="000C1D37" w:rsidRDefault="00F61469">
      <w:pPr>
        <w:bidi/>
        <w:spacing w:line="360" w:lineRule="auto"/>
        <w:jc w:val="both"/>
        <w:rPr>
          <w:rFonts w:cs="B Zar"/>
          <w:sz w:val="32"/>
          <w:szCs w:val="32"/>
        </w:rPr>
        <w:pPrChange w:id="150" w:author="Fatemeh Mohammadi" w:date="2025-10-08T13:27:00Z">
          <w:pPr>
            <w:bidi/>
            <w:spacing w:line="480" w:lineRule="auto"/>
            <w:jc w:val="both"/>
          </w:pPr>
        </w:pPrChange>
      </w:pPr>
      <w:r w:rsidRPr="000C1D37">
        <w:rPr>
          <w:rFonts w:cs="B Zar"/>
          <w:sz w:val="32"/>
          <w:szCs w:val="32"/>
          <w:rtl/>
        </w:rPr>
        <w:t>“شرکت اعتبارسنجی ایران، تنها مرجع رسمی و مورد تایید بانک مرکزی جمهوری اسلامی ایران برای جمع‌آوری و پردازش اطلاعات اعتباری و ارائه گزارش به نهادهای مالی است.”</w:t>
      </w:r>
    </w:p>
    <w:p w14:paraId="0000008E" w14:textId="77777777" w:rsidR="0028197D" w:rsidRPr="000C1D37" w:rsidRDefault="00F61469">
      <w:pPr>
        <w:bidi/>
        <w:spacing w:line="360" w:lineRule="auto"/>
        <w:jc w:val="both"/>
        <w:rPr>
          <w:rFonts w:cs="B Zar"/>
          <w:sz w:val="32"/>
          <w:szCs w:val="32"/>
        </w:rPr>
        <w:pPrChange w:id="151" w:author="Fatemeh Mohammadi" w:date="2025-10-08T13:27:00Z">
          <w:pPr>
            <w:bidi/>
            <w:spacing w:line="480" w:lineRule="auto"/>
            <w:jc w:val="both"/>
          </w:pPr>
        </w:pPrChange>
      </w:pPr>
      <w:r w:rsidRPr="000C1D37">
        <w:rPr>
          <w:rFonts w:cs="B Zar"/>
          <w:sz w:val="32"/>
          <w:szCs w:val="32"/>
          <w:rtl/>
        </w:rPr>
        <w:t>سوال 45: “آیا اعتبارسنجی فقط برای وام و تسهیلات است؟”</w:t>
      </w:r>
    </w:p>
    <w:p w14:paraId="0000008F" w14:textId="77777777" w:rsidR="0028197D" w:rsidRPr="000C1D37" w:rsidRDefault="00F61469">
      <w:pPr>
        <w:bidi/>
        <w:spacing w:line="360" w:lineRule="auto"/>
        <w:jc w:val="both"/>
        <w:rPr>
          <w:rFonts w:cs="B Zar"/>
          <w:sz w:val="32"/>
          <w:szCs w:val="32"/>
        </w:rPr>
        <w:pPrChange w:id="152" w:author="Fatemeh Mohammadi" w:date="2025-10-08T13:27:00Z">
          <w:pPr>
            <w:bidi/>
            <w:spacing w:line="480" w:lineRule="auto"/>
            <w:jc w:val="both"/>
          </w:pPr>
        </w:pPrChange>
      </w:pPr>
      <w:r w:rsidRPr="000C1D37">
        <w:rPr>
          <w:rFonts w:cs="B Zar"/>
          <w:sz w:val="32"/>
          <w:szCs w:val="32"/>
          <w:rtl/>
        </w:rPr>
        <w:t>پاسخ:</w:t>
      </w:r>
    </w:p>
    <w:p w14:paraId="00000090" w14:textId="77777777" w:rsidR="0028197D" w:rsidRPr="000C1D37" w:rsidRDefault="00F61469">
      <w:pPr>
        <w:bidi/>
        <w:spacing w:line="360" w:lineRule="auto"/>
        <w:jc w:val="both"/>
        <w:rPr>
          <w:rFonts w:cs="B Zar"/>
          <w:sz w:val="32"/>
          <w:szCs w:val="32"/>
        </w:rPr>
        <w:pPrChange w:id="153" w:author="Fatemeh Mohammadi" w:date="2025-10-08T13:27:00Z">
          <w:pPr>
            <w:bidi/>
            <w:spacing w:line="480" w:lineRule="auto"/>
            <w:jc w:val="both"/>
          </w:pPr>
        </w:pPrChange>
      </w:pPr>
      <w:r w:rsidRPr="000C1D37">
        <w:rPr>
          <w:rFonts w:cs="B Zar"/>
          <w:sz w:val="32"/>
          <w:szCs w:val="32"/>
          <w:rtl/>
        </w:rPr>
        <w:t xml:space="preserve"> “عمدتاً برای وام و تسهیلات بانکی است، اما در برخی موارد برای خدماتی مانند خرید اقساطی، لیزینگ و حتی اجاره‌های بلندمدت نیز ممکن است مورد استفاده قرار گیرد.”</w:t>
      </w:r>
    </w:p>
    <w:p w14:paraId="00000091" w14:textId="77777777" w:rsidR="0028197D" w:rsidRPr="000C1D37" w:rsidRDefault="00F61469">
      <w:pPr>
        <w:bidi/>
        <w:spacing w:line="360" w:lineRule="auto"/>
        <w:jc w:val="both"/>
        <w:rPr>
          <w:rFonts w:cs="B Zar"/>
          <w:sz w:val="32"/>
          <w:szCs w:val="32"/>
        </w:rPr>
        <w:pPrChange w:id="154" w:author="Fatemeh Mohammadi" w:date="2025-10-08T13:27:00Z">
          <w:pPr>
            <w:bidi/>
            <w:spacing w:line="480" w:lineRule="auto"/>
            <w:jc w:val="both"/>
          </w:pPr>
        </w:pPrChange>
      </w:pPr>
      <w:r w:rsidRPr="000C1D37">
        <w:rPr>
          <w:rFonts w:cs="B Zar"/>
          <w:sz w:val="32"/>
          <w:szCs w:val="32"/>
          <w:rtl/>
        </w:rPr>
        <w:t>سوال 46: “گزارش اعتباری شامل چه اطلاعاتی است؟”</w:t>
      </w:r>
    </w:p>
    <w:p w14:paraId="00000092" w14:textId="77777777" w:rsidR="0028197D" w:rsidRPr="000C1D37" w:rsidRDefault="00F61469">
      <w:pPr>
        <w:bidi/>
        <w:spacing w:line="360" w:lineRule="auto"/>
        <w:jc w:val="both"/>
        <w:rPr>
          <w:rFonts w:cs="B Zar"/>
          <w:sz w:val="32"/>
          <w:szCs w:val="32"/>
        </w:rPr>
        <w:pPrChange w:id="155" w:author="Fatemeh Mohammadi" w:date="2025-10-08T13:27:00Z">
          <w:pPr>
            <w:bidi/>
            <w:spacing w:line="480" w:lineRule="auto"/>
            <w:jc w:val="both"/>
          </w:pPr>
        </w:pPrChange>
      </w:pPr>
      <w:r w:rsidRPr="000C1D37">
        <w:rPr>
          <w:rFonts w:cs="B Zar"/>
          <w:sz w:val="32"/>
          <w:szCs w:val="32"/>
          <w:rtl/>
        </w:rPr>
        <w:lastRenderedPageBreak/>
        <w:t xml:space="preserve">پاسخ: </w:t>
      </w:r>
    </w:p>
    <w:p w14:paraId="00000093" w14:textId="77777777" w:rsidR="0028197D" w:rsidRPr="000C1D37" w:rsidRDefault="00F61469">
      <w:pPr>
        <w:bidi/>
        <w:spacing w:line="360" w:lineRule="auto"/>
        <w:jc w:val="both"/>
        <w:rPr>
          <w:rFonts w:cs="B Zar"/>
          <w:sz w:val="32"/>
          <w:szCs w:val="32"/>
        </w:rPr>
        <w:pPrChange w:id="156" w:author="Fatemeh Mohammadi" w:date="2025-10-08T13:27:00Z">
          <w:pPr>
            <w:bidi/>
            <w:spacing w:line="480" w:lineRule="auto"/>
            <w:jc w:val="both"/>
          </w:pPr>
        </w:pPrChange>
      </w:pPr>
      <w:r w:rsidRPr="000C1D37">
        <w:rPr>
          <w:rFonts w:cs="B Zar"/>
          <w:sz w:val="32"/>
          <w:szCs w:val="32"/>
          <w:rtl/>
        </w:rPr>
        <w:t>“گزارش اعتباری شامل اطلاعات هویتی، سوابق تسهیلات دریافتی، تعهدات جاری، سوابق چک برگشتی، ضمانت‌ها و نمرات اعتباری شماست.”</w:t>
      </w:r>
    </w:p>
    <w:p w14:paraId="00000094" w14:textId="77777777" w:rsidR="0028197D" w:rsidRPr="000C1D37" w:rsidRDefault="00F61469">
      <w:pPr>
        <w:bidi/>
        <w:spacing w:line="360" w:lineRule="auto"/>
        <w:jc w:val="both"/>
        <w:rPr>
          <w:rFonts w:cs="B Zar"/>
          <w:sz w:val="32"/>
          <w:szCs w:val="32"/>
        </w:rPr>
        <w:pPrChange w:id="157" w:author="Fatemeh Mohammadi" w:date="2025-10-08T13:27:00Z">
          <w:pPr>
            <w:bidi/>
            <w:spacing w:line="480" w:lineRule="auto"/>
            <w:jc w:val="both"/>
          </w:pPr>
        </w:pPrChange>
      </w:pPr>
      <w:r w:rsidRPr="000C1D37">
        <w:rPr>
          <w:rFonts w:cs="B Zar"/>
          <w:sz w:val="32"/>
          <w:szCs w:val="32"/>
          <w:rtl/>
        </w:rPr>
        <w:t>سوال 47: “چه مدارکی برای دریافت گزارش اعتباری لازم است؟”</w:t>
      </w:r>
    </w:p>
    <w:p w14:paraId="00000095" w14:textId="77777777" w:rsidR="0028197D" w:rsidRPr="000C1D37" w:rsidRDefault="00F61469">
      <w:pPr>
        <w:bidi/>
        <w:spacing w:line="360" w:lineRule="auto"/>
        <w:jc w:val="both"/>
        <w:rPr>
          <w:rFonts w:cs="B Zar"/>
          <w:sz w:val="32"/>
          <w:szCs w:val="32"/>
        </w:rPr>
        <w:pPrChange w:id="158" w:author="Fatemeh Mohammadi" w:date="2025-10-08T13:27:00Z">
          <w:pPr>
            <w:bidi/>
            <w:spacing w:line="480" w:lineRule="auto"/>
            <w:jc w:val="both"/>
          </w:pPr>
        </w:pPrChange>
      </w:pPr>
      <w:r w:rsidRPr="000C1D37">
        <w:rPr>
          <w:rFonts w:cs="B Zar"/>
          <w:sz w:val="32"/>
          <w:szCs w:val="32"/>
          <w:rtl/>
        </w:rPr>
        <w:t>پاسخ:</w:t>
      </w:r>
    </w:p>
    <w:p w14:paraId="00000096" w14:textId="77777777" w:rsidR="0028197D" w:rsidRPr="000C1D37" w:rsidRDefault="00F61469">
      <w:pPr>
        <w:bidi/>
        <w:spacing w:line="360" w:lineRule="auto"/>
        <w:jc w:val="both"/>
        <w:rPr>
          <w:rFonts w:cs="B Zar"/>
          <w:sz w:val="32"/>
          <w:szCs w:val="32"/>
        </w:rPr>
        <w:pPrChange w:id="159" w:author="Fatemeh Mohammadi" w:date="2025-10-08T13:27:00Z">
          <w:pPr>
            <w:bidi/>
            <w:spacing w:line="480" w:lineRule="auto"/>
            <w:jc w:val="both"/>
          </w:pPr>
        </w:pPrChange>
      </w:pPr>
      <w:r w:rsidRPr="000C1D37">
        <w:rPr>
          <w:rFonts w:cs="B Zar"/>
          <w:sz w:val="32"/>
          <w:szCs w:val="32"/>
          <w:rtl/>
        </w:rPr>
        <w:t xml:space="preserve"> “اطلاعات هویتی شامل کد ملی و شماره تلفن همراه به نام خودتان برای احراز هویت کافی است.”</w:t>
      </w:r>
    </w:p>
    <w:p w14:paraId="00000097" w14:textId="77777777" w:rsidR="0028197D" w:rsidRPr="000C1D37" w:rsidRDefault="00F61469">
      <w:pPr>
        <w:bidi/>
        <w:spacing w:line="360" w:lineRule="auto"/>
        <w:jc w:val="both"/>
        <w:rPr>
          <w:rFonts w:cs="B Zar"/>
          <w:sz w:val="32"/>
          <w:szCs w:val="32"/>
        </w:rPr>
        <w:pPrChange w:id="160" w:author="Fatemeh Mohammadi" w:date="2025-10-08T13:27:00Z">
          <w:pPr>
            <w:bidi/>
            <w:spacing w:line="480" w:lineRule="auto"/>
            <w:jc w:val="both"/>
          </w:pPr>
        </w:pPrChange>
      </w:pPr>
      <w:r w:rsidRPr="000C1D37">
        <w:rPr>
          <w:rFonts w:cs="B Zar"/>
          <w:sz w:val="32"/>
          <w:szCs w:val="32"/>
          <w:rtl/>
        </w:rPr>
        <w:t>سوال 48: “هر چند وقت یک‌بار می‌توانم گزارش اعتباری خود را چک کنم؟”</w:t>
      </w:r>
    </w:p>
    <w:p w14:paraId="00000098" w14:textId="77777777" w:rsidR="0028197D" w:rsidRPr="000C1D37" w:rsidRDefault="00F61469">
      <w:pPr>
        <w:bidi/>
        <w:spacing w:line="360" w:lineRule="auto"/>
        <w:jc w:val="both"/>
        <w:rPr>
          <w:rFonts w:cs="B Zar"/>
          <w:sz w:val="32"/>
          <w:szCs w:val="32"/>
        </w:rPr>
        <w:pPrChange w:id="161" w:author="Fatemeh Mohammadi" w:date="2025-10-08T13:27:00Z">
          <w:pPr>
            <w:bidi/>
            <w:spacing w:line="480" w:lineRule="auto"/>
            <w:jc w:val="both"/>
          </w:pPr>
        </w:pPrChange>
      </w:pPr>
      <w:r w:rsidRPr="000C1D37">
        <w:rPr>
          <w:rFonts w:cs="B Zar"/>
          <w:sz w:val="32"/>
          <w:szCs w:val="32"/>
          <w:rtl/>
        </w:rPr>
        <w:t>پاسخ:</w:t>
      </w:r>
    </w:p>
    <w:p w14:paraId="00000099" w14:textId="77777777" w:rsidR="0028197D" w:rsidRPr="000C1D37" w:rsidRDefault="00F61469">
      <w:pPr>
        <w:bidi/>
        <w:spacing w:line="360" w:lineRule="auto"/>
        <w:jc w:val="both"/>
        <w:rPr>
          <w:rFonts w:cs="B Zar"/>
          <w:sz w:val="32"/>
          <w:szCs w:val="32"/>
        </w:rPr>
        <w:pPrChange w:id="162" w:author="Fatemeh Mohammadi" w:date="2025-10-08T13:27:00Z">
          <w:pPr>
            <w:bidi/>
            <w:spacing w:line="480" w:lineRule="auto"/>
            <w:jc w:val="both"/>
          </w:pPr>
        </w:pPrChange>
      </w:pPr>
      <w:r w:rsidRPr="000C1D37">
        <w:rPr>
          <w:rFonts w:cs="B Zar"/>
          <w:sz w:val="32"/>
          <w:szCs w:val="32"/>
          <w:rtl/>
        </w:rPr>
        <w:t xml:space="preserve"> “محدودیتی برای تعداد دفعات دریافت گزارش وجود ندارد، اما برای پیگیری تغییرات عمده، بررسی ماهانه کافی است.”</w:t>
      </w:r>
    </w:p>
    <w:p w14:paraId="0000009A" w14:textId="77777777" w:rsidR="0028197D" w:rsidRPr="000C1D37" w:rsidRDefault="00F61469">
      <w:pPr>
        <w:bidi/>
        <w:spacing w:line="360" w:lineRule="auto"/>
        <w:jc w:val="both"/>
        <w:rPr>
          <w:rFonts w:cs="B Zar"/>
          <w:sz w:val="32"/>
          <w:szCs w:val="32"/>
        </w:rPr>
        <w:pPrChange w:id="163" w:author="Fatemeh Mohammadi" w:date="2025-10-08T13:27:00Z">
          <w:pPr>
            <w:bidi/>
            <w:spacing w:line="480" w:lineRule="auto"/>
            <w:jc w:val="both"/>
          </w:pPr>
        </w:pPrChange>
      </w:pPr>
      <w:r w:rsidRPr="000C1D37">
        <w:rPr>
          <w:rFonts w:cs="B Zar"/>
          <w:sz w:val="32"/>
          <w:szCs w:val="32"/>
          <w:rtl/>
        </w:rPr>
        <w:t>سوال 49: “چه عواملی بر رتبه اعتباری من تاثیر مثبت دارند؟”</w:t>
      </w:r>
    </w:p>
    <w:p w14:paraId="0000009B" w14:textId="77777777" w:rsidR="0028197D" w:rsidRPr="000C1D37" w:rsidRDefault="00F61469">
      <w:pPr>
        <w:bidi/>
        <w:spacing w:line="360" w:lineRule="auto"/>
        <w:jc w:val="both"/>
        <w:rPr>
          <w:rFonts w:cs="B Zar"/>
          <w:sz w:val="32"/>
          <w:szCs w:val="32"/>
        </w:rPr>
        <w:pPrChange w:id="164" w:author="Fatemeh Mohammadi" w:date="2025-10-08T13:27:00Z">
          <w:pPr>
            <w:bidi/>
            <w:spacing w:line="480" w:lineRule="auto"/>
            <w:jc w:val="both"/>
          </w:pPr>
        </w:pPrChange>
      </w:pPr>
      <w:r w:rsidRPr="000C1D37">
        <w:rPr>
          <w:rFonts w:cs="B Zar"/>
          <w:sz w:val="32"/>
          <w:szCs w:val="32"/>
          <w:rtl/>
        </w:rPr>
        <w:t xml:space="preserve">پاسخ: </w:t>
      </w:r>
    </w:p>
    <w:p w14:paraId="0000009C" w14:textId="77777777" w:rsidR="0028197D" w:rsidRPr="000C1D37" w:rsidRDefault="00F61469">
      <w:pPr>
        <w:bidi/>
        <w:spacing w:line="360" w:lineRule="auto"/>
        <w:jc w:val="both"/>
        <w:rPr>
          <w:rFonts w:cs="B Zar"/>
          <w:sz w:val="32"/>
          <w:szCs w:val="32"/>
        </w:rPr>
        <w:pPrChange w:id="165" w:author="Fatemeh Mohammadi" w:date="2025-10-08T13:27:00Z">
          <w:pPr>
            <w:bidi/>
            <w:spacing w:line="480" w:lineRule="auto"/>
            <w:jc w:val="both"/>
          </w:pPr>
        </w:pPrChange>
      </w:pPr>
      <w:r w:rsidRPr="000C1D37">
        <w:rPr>
          <w:rFonts w:cs="B Zar"/>
          <w:sz w:val="32"/>
          <w:szCs w:val="32"/>
          <w:rtl/>
        </w:rPr>
        <w:t>“پرداخت به موقع اقساط تسهیلات، نداشتن چک برگشتی، و سابقه مثبت در بازپرداخت تعهدات مالی، از مهم‌ترین عوامل تاثیرگذار مثبت بر رتبه اعتباری شما هستند.</w:t>
      </w:r>
    </w:p>
    <w:p w14:paraId="0000009D" w14:textId="77777777" w:rsidR="0028197D" w:rsidRPr="000C1D37" w:rsidRDefault="00F61469">
      <w:pPr>
        <w:bidi/>
        <w:spacing w:line="360" w:lineRule="auto"/>
        <w:jc w:val="both"/>
        <w:rPr>
          <w:rFonts w:cs="B Zar"/>
          <w:sz w:val="32"/>
          <w:szCs w:val="32"/>
        </w:rPr>
        <w:pPrChange w:id="166" w:author="Fatemeh Mohammadi" w:date="2025-10-08T13:27:00Z">
          <w:pPr>
            <w:bidi/>
            <w:spacing w:line="480" w:lineRule="auto"/>
            <w:jc w:val="both"/>
          </w:pPr>
        </w:pPrChange>
      </w:pPr>
      <w:r w:rsidRPr="000C1D37">
        <w:rPr>
          <w:rFonts w:cs="B Zar"/>
          <w:sz w:val="32"/>
          <w:szCs w:val="32"/>
          <w:rtl/>
        </w:rPr>
        <w:t>سوال 50: “پرداخت به موقع اقساط تا چه حد مهم است؟”</w:t>
      </w:r>
    </w:p>
    <w:p w14:paraId="0000009E" w14:textId="77777777" w:rsidR="0028197D" w:rsidRPr="000C1D37" w:rsidRDefault="00F61469">
      <w:pPr>
        <w:bidi/>
        <w:spacing w:line="360" w:lineRule="auto"/>
        <w:jc w:val="both"/>
        <w:rPr>
          <w:rFonts w:cs="B Zar"/>
          <w:sz w:val="32"/>
          <w:szCs w:val="32"/>
        </w:rPr>
        <w:pPrChange w:id="167" w:author="Fatemeh Mohammadi" w:date="2025-10-08T13:27:00Z">
          <w:pPr>
            <w:bidi/>
            <w:spacing w:line="480" w:lineRule="auto"/>
            <w:jc w:val="both"/>
          </w:pPr>
        </w:pPrChange>
      </w:pPr>
      <w:r w:rsidRPr="000C1D37">
        <w:rPr>
          <w:rFonts w:cs="B Zar"/>
          <w:sz w:val="32"/>
          <w:szCs w:val="32"/>
          <w:rtl/>
        </w:rPr>
        <w:lastRenderedPageBreak/>
        <w:t xml:space="preserve">پاسخ: </w:t>
      </w:r>
    </w:p>
    <w:p w14:paraId="0000009F" w14:textId="77777777" w:rsidR="0028197D" w:rsidRPr="000C1D37" w:rsidRDefault="00F61469">
      <w:pPr>
        <w:bidi/>
        <w:spacing w:line="360" w:lineRule="auto"/>
        <w:jc w:val="both"/>
        <w:rPr>
          <w:rFonts w:cs="B Zar"/>
          <w:sz w:val="32"/>
          <w:szCs w:val="32"/>
        </w:rPr>
        <w:pPrChange w:id="168" w:author="Fatemeh Mohammadi" w:date="2025-10-08T13:27:00Z">
          <w:pPr>
            <w:bidi/>
            <w:spacing w:line="480" w:lineRule="auto"/>
            <w:jc w:val="both"/>
          </w:pPr>
        </w:pPrChange>
      </w:pPr>
      <w:r w:rsidRPr="000C1D37">
        <w:rPr>
          <w:rFonts w:cs="B Zar"/>
          <w:sz w:val="32"/>
          <w:szCs w:val="32"/>
          <w:rtl/>
        </w:rPr>
        <w:t>“پرداخت به موقع اقساط، حیاتی‌ترین عامل برای حفظ و بهبود رتبه اعتباری است و نشان‌دهنده مسئولیت‌پذیری مالی شماست.”</w:t>
      </w:r>
    </w:p>
    <w:p w14:paraId="000000A0" w14:textId="77777777" w:rsidR="0028197D" w:rsidRPr="000C1D37" w:rsidRDefault="00F61469">
      <w:pPr>
        <w:bidi/>
        <w:spacing w:line="360" w:lineRule="auto"/>
        <w:jc w:val="both"/>
        <w:rPr>
          <w:rFonts w:cs="B Zar"/>
          <w:sz w:val="32"/>
          <w:szCs w:val="32"/>
        </w:rPr>
        <w:pPrChange w:id="169" w:author="Fatemeh Mohammadi" w:date="2025-10-08T13:27:00Z">
          <w:pPr>
            <w:bidi/>
            <w:spacing w:line="480" w:lineRule="auto"/>
            <w:jc w:val="both"/>
          </w:pPr>
        </w:pPrChange>
      </w:pPr>
      <w:r w:rsidRPr="000C1D37">
        <w:rPr>
          <w:rFonts w:cs="B Zar"/>
          <w:sz w:val="32"/>
          <w:szCs w:val="32"/>
          <w:rtl/>
        </w:rPr>
        <w:t>سوال 51: “آیا سابقه ضمانت در گزارش اعتباری من ثبت می‌شود؟”</w:t>
      </w:r>
    </w:p>
    <w:p w14:paraId="000000A1" w14:textId="77777777" w:rsidR="0028197D" w:rsidRPr="000C1D37" w:rsidRDefault="00F61469">
      <w:pPr>
        <w:bidi/>
        <w:spacing w:line="360" w:lineRule="auto"/>
        <w:jc w:val="both"/>
        <w:rPr>
          <w:rFonts w:cs="B Zar"/>
          <w:sz w:val="32"/>
          <w:szCs w:val="32"/>
        </w:rPr>
        <w:pPrChange w:id="170" w:author="Fatemeh Mohammadi" w:date="2025-10-08T13:27:00Z">
          <w:pPr>
            <w:bidi/>
            <w:spacing w:line="480" w:lineRule="auto"/>
            <w:jc w:val="both"/>
          </w:pPr>
        </w:pPrChange>
      </w:pPr>
      <w:r w:rsidRPr="000C1D37">
        <w:rPr>
          <w:rFonts w:cs="B Zar"/>
          <w:sz w:val="32"/>
          <w:szCs w:val="32"/>
          <w:rtl/>
        </w:rPr>
        <w:t>پاسخ:</w:t>
      </w:r>
    </w:p>
    <w:p w14:paraId="000000A2" w14:textId="77777777" w:rsidR="0028197D" w:rsidRPr="000C1D37" w:rsidRDefault="00F61469">
      <w:pPr>
        <w:bidi/>
        <w:spacing w:line="360" w:lineRule="auto"/>
        <w:jc w:val="both"/>
        <w:rPr>
          <w:rFonts w:cs="B Zar"/>
          <w:sz w:val="32"/>
          <w:szCs w:val="32"/>
        </w:rPr>
        <w:pPrChange w:id="171" w:author="Fatemeh Mohammadi" w:date="2025-10-08T13:27:00Z">
          <w:pPr>
            <w:bidi/>
            <w:spacing w:line="480" w:lineRule="auto"/>
            <w:jc w:val="both"/>
          </w:pPr>
        </w:pPrChange>
      </w:pPr>
      <w:r w:rsidRPr="000C1D37">
        <w:rPr>
          <w:rFonts w:cs="B Zar"/>
          <w:sz w:val="32"/>
          <w:szCs w:val="32"/>
          <w:rtl/>
        </w:rPr>
        <w:t xml:space="preserve"> “بله، سابقه ضمانت‌های شما در گزارش اعتباری ثبت می‌شود و تعهدات آن در بخش تعهدات شما نمایش داده می‌شود.”</w:t>
      </w:r>
    </w:p>
    <w:p w14:paraId="000000A3" w14:textId="77777777" w:rsidR="0028197D" w:rsidRPr="000C1D37" w:rsidRDefault="00F61469">
      <w:pPr>
        <w:bidi/>
        <w:spacing w:line="360" w:lineRule="auto"/>
        <w:jc w:val="both"/>
        <w:rPr>
          <w:rFonts w:cs="B Zar"/>
          <w:sz w:val="32"/>
          <w:szCs w:val="32"/>
        </w:rPr>
        <w:pPrChange w:id="172" w:author="Fatemeh Mohammadi" w:date="2025-10-08T13:27:00Z">
          <w:pPr>
            <w:bidi/>
            <w:spacing w:line="480" w:lineRule="auto"/>
            <w:jc w:val="both"/>
          </w:pPr>
        </w:pPrChange>
      </w:pPr>
      <w:r w:rsidRPr="000C1D37">
        <w:rPr>
          <w:rFonts w:cs="B Zar"/>
          <w:sz w:val="32"/>
          <w:szCs w:val="32"/>
          <w:rtl/>
        </w:rPr>
        <w:t>سوال 52: “آیا رفع سوء اثر چک برگشتی باعث حذف آن از گزارش می‌شود؟”</w:t>
      </w:r>
    </w:p>
    <w:p w14:paraId="000000A4" w14:textId="77777777" w:rsidR="0028197D" w:rsidRPr="000C1D37" w:rsidRDefault="00F61469">
      <w:pPr>
        <w:bidi/>
        <w:spacing w:line="360" w:lineRule="auto"/>
        <w:jc w:val="both"/>
        <w:rPr>
          <w:rFonts w:cs="B Zar"/>
          <w:sz w:val="32"/>
          <w:szCs w:val="32"/>
        </w:rPr>
        <w:pPrChange w:id="173" w:author="Fatemeh Mohammadi" w:date="2025-10-08T13:27:00Z">
          <w:pPr>
            <w:bidi/>
            <w:spacing w:line="480" w:lineRule="auto"/>
            <w:jc w:val="both"/>
          </w:pPr>
        </w:pPrChange>
      </w:pPr>
      <w:r w:rsidRPr="000C1D37">
        <w:rPr>
          <w:rFonts w:cs="B Zar"/>
          <w:sz w:val="32"/>
          <w:szCs w:val="32"/>
          <w:rtl/>
        </w:rPr>
        <w:t>پاسخ:</w:t>
      </w:r>
    </w:p>
    <w:p w14:paraId="000000A5" w14:textId="77777777" w:rsidR="0028197D" w:rsidRPr="000C1D37" w:rsidRDefault="00F61469">
      <w:pPr>
        <w:bidi/>
        <w:spacing w:line="360" w:lineRule="auto"/>
        <w:jc w:val="both"/>
        <w:rPr>
          <w:rFonts w:cs="B Zar"/>
          <w:sz w:val="32"/>
          <w:szCs w:val="32"/>
        </w:rPr>
        <w:pPrChange w:id="174" w:author="Fatemeh Mohammadi" w:date="2025-10-08T13:27:00Z">
          <w:pPr>
            <w:bidi/>
            <w:spacing w:line="480" w:lineRule="auto"/>
            <w:jc w:val="both"/>
          </w:pPr>
        </w:pPrChange>
      </w:pPr>
      <w:r w:rsidRPr="000C1D37">
        <w:rPr>
          <w:rFonts w:cs="B Zar"/>
          <w:sz w:val="32"/>
          <w:szCs w:val="32"/>
          <w:rtl/>
        </w:rPr>
        <w:t xml:space="preserve"> “خیر، با توجه به سوابق چک برگشتی و سابقه پس از رفع سوء اثر، امکان حذف سابقه از گزارش اعتبارسنجی وجود ندارد. اما رفع سوء اثر، از ادامه تاثیر منفی جلوگیری می‌کند.”</w:t>
      </w:r>
    </w:p>
    <w:p w14:paraId="000000A6" w14:textId="77777777" w:rsidR="0028197D" w:rsidRPr="000C1D37" w:rsidRDefault="00F61469">
      <w:pPr>
        <w:bidi/>
        <w:spacing w:line="360" w:lineRule="auto"/>
        <w:jc w:val="both"/>
        <w:rPr>
          <w:rFonts w:cs="B Zar"/>
          <w:sz w:val="32"/>
          <w:szCs w:val="32"/>
        </w:rPr>
        <w:pPrChange w:id="175" w:author="Fatemeh Mohammadi" w:date="2025-10-08T13:27:00Z">
          <w:pPr>
            <w:bidi/>
            <w:spacing w:line="480" w:lineRule="auto"/>
            <w:jc w:val="both"/>
          </w:pPr>
        </w:pPrChange>
      </w:pPr>
      <w:r w:rsidRPr="000C1D37">
        <w:rPr>
          <w:rFonts w:cs="B Zar"/>
          <w:sz w:val="32"/>
          <w:szCs w:val="32"/>
          <w:rtl/>
        </w:rPr>
        <w:t>سوال 53: “آیا داشتن حساب‌های زیاد در بانک‌های مختلف تاثیری دارد؟”</w:t>
      </w:r>
    </w:p>
    <w:p w14:paraId="000000A7" w14:textId="77777777" w:rsidR="0028197D" w:rsidRPr="000C1D37" w:rsidRDefault="00F61469">
      <w:pPr>
        <w:bidi/>
        <w:spacing w:line="360" w:lineRule="auto"/>
        <w:jc w:val="both"/>
        <w:rPr>
          <w:rFonts w:cs="B Zar"/>
          <w:sz w:val="32"/>
          <w:szCs w:val="32"/>
        </w:rPr>
        <w:pPrChange w:id="176" w:author="Fatemeh Mohammadi" w:date="2025-10-08T13:27:00Z">
          <w:pPr>
            <w:bidi/>
            <w:spacing w:line="480" w:lineRule="auto"/>
            <w:jc w:val="both"/>
          </w:pPr>
        </w:pPrChange>
      </w:pPr>
      <w:r w:rsidRPr="000C1D37">
        <w:rPr>
          <w:rFonts w:cs="B Zar"/>
          <w:sz w:val="32"/>
          <w:szCs w:val="32"/>
          <w:rtl/>
        </w:rPr>
        <w:t xml:space="preserve">پاسخ: </w:t>
      </w:r>
    </w:p>
    <w:p w14:paraId="000000A8" w14:textId="77777777" w:rsidR="0028197D" w:rsidRPr="000C1D37" w:rsidRDefault="00F61469">
      <w:pPr>
        <w:bidi/>
        <w:spacing w:line="360" w:lineRule="auto"/>
        <w:jc w:val="both"/>
        <w:rPr>
          <w:rFonts w:cs="B Zar"/>
          <w:sz w:val="32"/>
          <w:szCs w:val="32"/>
        </w:rPr>
        <w:pPrChange w:id="177" w:author="Fatemeh Mohammadi" w:date="2025-10-08T13:27:00Z">
          <w:pPr>
            <w:bidi/>
            <w:spacing w:line="480" w:lineRule="auto"/>
            <w:jc w:val="both"/>
          </w:pPr>
        </w:pPrChange>
      </w:pPr>
      <w:r w:rsidRPr="000C1D37">
        <w:rPr>
          <w:rFonts w:cs="B Zar"/>
          <w:sz w:val="32"/>
          <w:szCs w:val="32"/>
          <w:rtl/>
        </w:rPr>
        <w:t>“خیر، تعداد حساب‌های بانکی شما به خودی خود تاثیری بر رتبه اعتباری ندارد.”</w:t>
      </w:r>
    </w:p>
    <w:p w14:paraId="000000A9" w14:textId="77777777" w:rsidR="0028197D" w:rsidRPr="000C1D37" w:rsidRDefault="00F61469">
      <w:pPr>
        <w:bidi/>
        <w:spacing w:line="360" w:lineRule="auto"/>
        <w:jc w:val="both"/>
        <w:rPr>
          <w:rFonts w:cs="B Zar"/>
          <w:sz w:val="32"/>
          <w:szCs w:val="32"/>
        </w:rPr>
        <w:pPrChange w:id="178" w:author="Fatemeh Mohammadi" w:date="2025-10-08T13:27:00Z">
          <w:pPr>
            <w:bidi/>
            <w:spacing w:line="480" w:lineRule="auto"/>
            <w:jc w:val="both"/>
          </w:pPr>
        </w:pPrChange>
      </w:pPr>
      <w:r w:rsidRPr="000C1D37">
        <w:rPr>
          <w:rFonts w:cs="B Zar"/>
          <w:sz w:val="32"/>
          <w:szCs w:val="32"/>
          <w:rtl/>
        </w:rPr>
        <w:t>سوال 54: “بلوکه شدن حساب بانکی یا موجودی بالا چه تاثیری دارد؟”</w:t>
      </w:r>
    </w:p>
    <w:p w14:paraId="000000AA" w14:textId="77777777" w:rsidR="0028197D" w:rsidRPr="000C1D37" w:rsidRDefault="00F61469">
      <w:pPr>
        <w:bidi/>
        <w:spacing w:line="360" w:lineRule="auto"/>
        <w:jc w:val="both"/>
        <w:rPr>
          <w:rFonts w:cs="B Zar"/>
          <w:sz w:val="32"/>
          <w:szCs w:val="32"/>
        </w:rPr>
        <w:pPrChange w:id="179" w:author="Fatemeh Mohammadi" w:date="2025-10-08T13:27:00Z">
          <w:pPr>
            <w:bidi/>
            <w:spacing w:line="480" w:lineRule="auto"/>
            <w:jc w:val="both"/>
          </w:pPr>
        </w:pPrChange>
      </w:pPr>
      <w:r w:rsidRPr="000C1D37">
        <w:rPr>
          <w:rFonts w:cs="B Zar"/>
          <w:sz w:val="32"/>
          <w:szCs w:val="32"/>
          <w:rtl/>
        </w:rPr>
        <w:lastRenderedPageBreak/>
        <w:t xml:space="preserve">پاسخ: </w:t>
      </w:r>
    </w:p>
    <w:p w14:paraId="000000AB" w14:textId="77777777" w:rsidR="0028197D" w:rsidRPr="000C1D37" w:rsidRDefault="00F61469">
      <w:pPr>
        <w:bidi/>
        <w:spacing w:line="360" w:lineRule="auto"/>
        <w:jc w:val="both"/>
        <w:rPr>
          <w:rFonts w:cs="B Zar"/>
          <w:sz w:val="32"/>
          <w:szCs w:val="32"/>
        </w:rPr>
        <w:pPrChange w:id="180" w:author="Fatemeh Mohammadi" w:date="2025-10-08T13:27:00Z">
          <w:pPr>
            <w:bidi/>
            <w:spacing w:line="480" w:lineRule="auto"/>
            <w:jc w:val="both"/>
          </w:pPr>
        </w:pPrChange>
      </w:pPr>
      <w:r w:rsidRPr="000C1D37">
        <w:rPr>
          <w:rFonts w:cs="B Zar"/>
          <w:sz w:val="32"/>
          <w:szCs w:val="32"/>
          <w:rtl/>
        </w:rPr>
        <w:t>“بلوکه شدن حساب یا موجودی بالا در حساب‌های سپرده نیز به طور مستقیم تاثیری بر نمره اعتباری شما ندارد.”</w:t>
      </w:r>
    </w:p>
    <w:p w14:paraId="000000AC" w14:textId="77777777" w:rsidR="0028197D" w:rsidRPr="000C1D37" w:rsidRDefault="00F61469">
      <w:pPr>
        <w:bidi/>
        <w:spacing w:line="360" w:lineRule="auto"/>
        <w:jc w:val="both"/>
        <w:rPr>
          <w:rFonts w:cs="B Zar"/>
          <w:sz w:val="32"/>
          <w:szCs w:val="32"/>
        </w:rPr>
        <w:pPrChange w:id="181" w:author="Fatemeh Mohammadi" w:date="2025-10-08T13:27:00Z">
          <w:pPr>
            <w:bidi/>
            <w:spacing w:line="480" w:lineRule="auto"/>
            <w:jc w:val="both"/>
          </w:pPr>
        </w:pPrChange>
      </w:pPr>
      <w:r w:rsidRPr="000C1D37">
        <w:rPr>
          <w:rFonts w:cs="B Zar"/>
          <w:sz w:val="32"/>
          <w:szCs w:val="32"/>
          <w:rtl/>
        </w:rPr>
        <w:t>سوال 55: “آیا حساب‌های قرض‌الحسنه در اعتبارسنجی لحاظ می‌شوند؟”</w:t>
      </w:r>
    </w:p>
    <w:p w14:paraId="000000AD" w14:textId="77777777" w:rsidR="0028197D" w:rsidRPr="000C1D37" w:rsidRDefault="00F61469">
      <w:pPr>
        <w:bidi/>
        <w:spacing w:line="360" w:lineRule="auto"/>
        <w:jc w:val="both"/>
        <w:rPr>
          <w:rFonts w:cs="B Zar"/>
          <w:sz w:val="32"/>
          <w:szCs w:val="32"/>
        </w:rPr>
        <w:pPrChange w:id="182" w:author="Fatemeh Mohammadi" w:date="2025-10-08T13:27:00Z">
          <w:pPr>
            <w:bidi/>
            <w:spacing w:line="480" w:lineRule="auto"/>
            <w:jc w:val="both"/>
          </w:pPr>
        </w:pPrChange>
      </w:pPr>
      <w:r w:rsidRPr="000C1D37">
        <w:rPr>
          <w:rFonts w:cs="B Zar"/>
          <w:sz w:val="32"/>
          <w:szCs w:val="32"/>
          <w:rtl/>
        </w:rPr>
        <w:t>پاسخ:</w:t>
      </w:r>
    </w:p>
    <w:p w14:paraId="000000AE" w14:textId="77777777" w:rsidR="0028197D" w:rsidRPr="000C1D37" w:rsidRDefault="00F61469">
      <w:pPr>
        <w:bidi/>
        <w:spacing w:line="360" w:lineRule="auto"/>
        <w:jc w:val="both"/>
        <w:rPr>
          <w:rFonts w:cs="B Zar"/>
          <w:sz w:val="32"/>
          <w:szCs w:val="32"/>
        </w:rPr>
        <w:pPrChange w:id="183" w:author="Fatemeh Mohammadi" w:date="2025-10-08T13:27:00Z">
          <w:pPr>
            <w:bidi/>
            <w:spacing w:line="480" w:lineRule="auto"/>
            <w:jc w:val="both"/>
          </w:pPr>
        </w:pPrChange>
      </w:pPr>
      <w:r w:rsidRPr="000C1D37">
        <w:rPr>
          <w:rFonts w:cs="B Zar"/>
          <w:sz w:val="32"/>
          <w:szCs w:val="32"/>
          <w:rtl/>
        </w:rPr>
        <w:t xml:space="preserve"> “بله، اگر از حساب قرض‌الحسنه خود تسهیلاتی دریافت کرده باشید، سوابق بازپرداخت آن در گزارش اعتباری شما ثبت می‌شود.”</w:t>
      </w:r>
    </w:p>
    <w:p w14:paraId="000000AF" w14:textId="77777777" w:rsidR="0028197D" w:rsidRPr="000C1D37" w:rsidRDefault="00F61469">
      <w:pPr>
        <w:bidi/>
        <w:spacing w:line="360" w:lineRule="auto"/>
        <w:jc w:val="both"/>
        <w:rPr>
          <w:rFonts w:cs="B Zar"/>
          <w:sz w:val="32"/>
          <w:szCs w:val="32"/>
        </w:rPr>
        <w:pPrChange w:id="184" w:author="Fatemeh Mohammadi" w:date="2025-10-08T13:27:00Z">
          <w:pPr>
            <w:bidi/>
            <w:spacing w:line="480" w:lineRule="auto"/>
            <w:jc w:val="both"/>
          </w:pPr>
        </w:pPrChange>
      </w:pPr>
      <w:r w:rsidRPr="000C1D37">
        <w:rPr>
          <w:rFonts w:cs="B Zar"/>
          <w:sz w:val="32"/>
          <w:szCs w:val="32"/>
          <w:rtl/>
        </w:rPr>
        <w:t>سوال 55: “آیا می‌توانم درخواست کنم اطلاعاتم سریع‌تر به‌روزرسانی شود؟”</w:t>
      </w:r>
    </w:p>
    <w:p w14:paraId="000000B0" w14:textId="77777777" w:rsidR="0028197D" w:rsidRPr="000C1D37" w:rsidRDefault="00F61469">
      <w:pPr>
        <w:bidi/>
        <w:spacing w:line="360" w:lineRule="auto"/>
        <w:jc w:val="both"/>
        <w:rPr>
          <w:rFonts w:cs="B Zar"/>
          <w:sz w:val="32"/>
          <w:szCs w:val="32"/>
        </w:rPr>
        <w:pPrChange w:id="185" w:author="Fatemeh Mohammadi" w:date="2025-10-08T13:27:00Z">
          <w:pPr>
            <w:bidi/>
            <w:spacing w:line="480" w:lineRule="auto"/>
            <w:jc w:val="both"/>
          </w:pPr>
        </w:pPrChange>
      </w:pPr>
      <w:r w:rsidRPr="000C1D37">
        <w:rPr>
          <w:rFonts w:cs="B Zar"/>
          <w:sz w:val="32"/>
          <w:szCs w:val="32"/>
          <w:rtl/>
        </w:rPr>
        <w:t xml:space="preserve">پاسخ: </w:t>
      </w:r>
    </w:p>
    <w:p w14:paraId="000000B1" w14:textId="77777777" w:rsidR="0028197D" w:rsidRPr="000C1D37" w:rsidRDefault="00F61469">
      <w:pPr>
        <w:bidi/>
        <w:spacing w:line="360" w:lineRule="auto"/>
        <w:jc w:val="both"/>
        <w:rPr>
          <w:rFonts w:cs="B Zar"/>
          <w:sz w:val="32"/>
          <w:szCs w:val="32"/>
        </w:rPr>
        <w:pPrChange w:id="186" w:author="Fatemeh Mohammadi" w:date="2025-10-08T13:27:00Z">
          <w:pPr>
            <w:bidi/>
            <w:spacing w:line="480" w:lineRule="auto"/>
            <w:jc w:val="both"/>
          </w:pPr>
        </w:pPrChange>
      </w:pPr>
      <w:r w:rsidRPr="000C1D37">
        <w:rPr>
          <w:rFonts w:cs="B Zar"/>
          <w:sz w:val="32"/>
          <w:szCs w:val="32"/>
          <w:rtl/>
        </w:rPr>
        <w:t>“خیر، فرآیند به‌روزرسانی اطلاعات بر اساس سیکل مشخص ماهانه توسط بانک‌ها و شرکت اعتبارسنجی انجام می‌شود و امکان درخواست به‌روزرسانی سریع‌تر برای یک فرد خاص وجود ندارد.”</w:t>
      </w:r>
    </w:p>
    <w:p w14:paraId="000000B2" w14:textId="77777777" w:rsidR="0028197D" w:rsidRPr="000C1D37" w:rsidRDefault="00F61469">
      <w:pPr>
        <w:bidi/>
        <w:spacing w:line="360" w:lineRule="auto"/>
        <w:jc w:val="both"/>
        <w:rPr>
          <w:rFonts w:cs="B Zar"/>
          <w:sz w:val="32"/>
          <w:szCs w:val="32"/>
        </w:rPr>
        <w:pPrChange w:id="187" w:author="Fatemeh Mohammadi" w:date="2025-10-08T13:27:00Z">
          <w:pPr>
            <w:bidi/>
            <w:spacing w:line="480" w:lineRule="auto"/>
            <w:jc w:val="both"/>
          </w:pPr>
        </w:pPrChange>
      </w:pPr>
      <w:r w:rsidRPr="000C1D37">
        <w:rPr>
          <w:rFonts w:cs="B Zar"/>
          <w:sz w:val="32"/>
          <w:szCs w:val="32"/>
          <w:rtl/>
        </w:rPr>
        <w:t>سوال 56: “آیا با پرداخت بدهی، سوابق منفی قبلی پاک می‌شوند؟”</w:t>
      </w:r>
    </w:p>
    <w:p w14:paraId="000000B3" w14:textId="77777777" w:rsidR="0028197D" w:rsidRPr="000C1D37" w:rsidRDefault="00F61469">
      <w:pPr>
        <w:bidi/>
        <w:spacing w:line="360" w:lineRule="auto"/>
        <w:jc w:val="both"/>
        <w:rPr>
          <w:rFonts w:cs="B Zar"/>
          <w:sz w:val="32"/>
          <w:szCs w:val="32"/>
        </w:rPr>
        <w:pPrChange w:id="188" w:author="Fatemeh Mohammadi" w:date="2025-10-08T13:27:00Z">
          <w:pPr>
            <w:bidi/>
            <w:spacing w:line="480" w:lineRule="auto"/>
            <w:jc w:val="both"/>
          </w:pPr>
        </w:pPrChange>
      </w:pPr>
      <w:r w:rsidRPr="000C1D37">
        <w:rPr>
          <w:rFonts w:cs="B Zar"/>
          <w:sz w:val="32"/>
          <w:szCs w:val="32"/>
          <w:rtl/>
        </w:rPr>
        <w:t xml:space="preserve">پاسخ: </w:t>
      </w:r>
    </w:p>
    <w:p w14:paraId="000000B4" w14:textId="5FE1B39B" w:rsidR="0028197D" w:rsidRPr="000C1D37" w:rsidRDefault="00F61469">
      <w:pPr>
        <w:bidi/>
        <w:spacing w:line="360" w:lineRule="auto"/>
        <w:jc w:val="both"/>
        <w:rPr>
          <w:rFonts w:cs="B Zar"/>
          <w:sz w:val="32"/>
          <w:szCs w:val="32"/>
        </w:rPr>
        <w:pPrChange w:id="189" w:author="Fatemeh Mohammadi" w:date="2025-10-08T13:27:00Z">
          <w:pPr>
            <w:bidi/>
            <w:spacing w:line="480" w:lineRule="auto"/>
            <w:jc w:val="both"/>
          </w:pPr>
        </w:pPrChange>
      </w:pPr>
      <w:r w:rsidRPr="000C1D37">
        <w:rPr>
          <w:rFonts w:cs="B Zar"/>
          <w:sz w:val="32"/>
          <w:szCs w:val="32"/>
          <w:rtl/>
        </w:rPr>
        <w:lastRenderedPageBreak/>
        <w:t xml:space="preserve">“پرداخت بدهی‌های معوق، از </w:t>
      </w:r>
      <w:ins w:id="190" w:author="Fatemeh Mohammadi" w:date="2025-10-08T11:46:00Z">
        <w:r w:rsidR="00345CD8">
          <w:rPr>
            <w:rFonts w:cs="B Zar" w:hint="cs"/>
            <w:sz w:val="32"/>
            <w:szCs w:val="32"/>
            <w:rtl/>
          </w:rPr>
          <w:t xml:space="preserve">کاهش بیشتر امتیاز اعتباری </w:t>
        </w:r>
      </w:ins>
      <w:del w:id="191" w:author="Fatemeh Mohammadi" w:date="2025-10-08T11:46:00Z">
        <w:r w:rsidRPr="000C1D37" w:rsidDel="00345CD8">
          <w:rPr>
            <w:rFonts w:cs="B Zar"/>
            <w:sz w:val="32"/>
            <w:szCs w:val="32"/>
            <w:rtl/>
          </w:rPr>
          <w:delText xml:space="preserve">وخامت وضعیت </w:delText>
        </w:r>
      </w:del>
      <w:r w:rsidRPr="000C1D37">
        <w:rPr>
          <w:rFonts w:cs="B Zar"/>
          <w:sz w:val="32"/>
          <w:szCs w:val="32"/>
          <w:rtl/>
        </w:rPr>
        <w:t>جلوگیری می‌کند و به بهبود آتی کمک می‌کند، اما سوابق منفی پرداخت تا 5 سال در گزارش شما باقی می‌ماند و به طور کامل حذف نمی‌شود</w:t>
      </w:r>
      <w:ins w:id="192" w:author="Fatemeh Mohammadi" w:date="2025-10-08T11:46:00Z">
        <w:r w:rsidR="00345CD8">
          <w:rPr>
            <w:rFonts w:cs="B Zar" w:hint="cs"/>
            <w:sz w:val="32"/>
            <w:szCs w:val="32"/>
            <w:rtl/>
          </w:rPr>
          <w:t>.</w:t>
        </w:r>
      </w:ins>
    </w:p>
    <w:p w14:paraId="000000B5" w14:textId="77777777" w:rsidR="0028197D" w:rsidRPr="000C1D37" w:rsidRDefault="00F61469">
      <w:pPr>
        <w:bidi/>
        <w:spacing w:line="360" w:lineRule="auto"/>
        <w:jc w:val="both"/>
        <w:rPr>
          <w:rFonts w:cs="B Zar"/>
          <w:sz w:val="32"/>
          <w:szCs w:val="32"/>
        </w:rPr>
        <w:pPrChange w:id="193" w:author="Fatemeh Mohammadi" w:date="2025-10-08T13:27:00Z">
          <w:pPr>
            <w:bidi/>
            <w:spacing w:line="480" w:lineRule="auto"/>
            <w:jc w:val="both"/>
          </w:pPr>
        </w:pPrChange>
      </w:pPr>
      <w:r w:rsidRPr="000C1D37">
        <w:rPr>
          <w:rFonts w:cs="B Zar"/>
          <w:sz w:val="32"/>
          <w:szCs w:val="32"/>
          <w:rtl/>
        </w:rPr>
        <w:t>سوال 57: “رتبه اعتباری پایین چه مشکلاتی ایجاد می‌کند؟”</w:t>
      </w:r>
    </w:p>
    <w:p w14:paraId="000000B6" w14:textId="77777777" w:rsidR="0028197D" w:rsidRPr="000C1D37" w:rsidRDefault="00F61469">
      <w:pPr>
        <w:bidi/>
        <w:spacing w:line="360" w:lineRule="auto"/>
        <w:jc w:val="both"/>
        <w:rPr>
          <w:rFonts w:cs="B Zar"/>
          <w:sz w:val="32"/>
          <w:szCs w:val="32"/>
        </w:rPr>
        <w:pPrChange w:id="194" w:author="Fatemeh Mohammadi" w:date="2025-10-08T13:27:00Z">
          <w:pPr>
            <w:bidi/>
            <w:spacing w:line="480" w:lineRule="auto"/>
            <w:jc w:val="both"/>
          </w:pPr>
        </w:pPrChange>
      </w:pPr>
      <w:r w:rsidRPr="000C1D37">
        <w:rPr>
          <w:rFonts w:cs="B Zar"/>
          <w:sz w:val="32"/>
          <w:szCs w:val="32"/>
          <w:rtl/>
        </w:rPr>
        <w:t xml:space="preserve">پاسخ: </w:t>
      </w:r>
    </w:p>
    <w:p w14:paraId="000000B7" w14:textId="77777777" w:rsidR="0028197D" w:rsidRPr="000C1D37" w:rsidRDefault="00F61469">
      <w:pPr>
        <w:bidi/>
        <w:spacing w:line="360" w:lineRule="auto"/>
        <w:jc w:val="both"/>
        <w:rPr>
          <w:rFonts w:cs="B Zar"/>
          <w:sz w:val="32"/>
          <w:szCs w:val="32"/>
        </w:rPr>
        <w:pPrChange w:id="195" w:author="Fatemeh Mohammadi" w:date="2025-10-08T13:27:00Z">
          <w:pPr>
            <w:bidi/>
            <w:spacing w:line="480" w:lineRule="auto"/>
            <w:jc w:val="both"/>
          </w:pPr>
        </w:pPrChange>
      </w:pPr>
      <w:r w:rsidRPr="000C1D37">
        <w:rPr>
          <w:rFonts w:cs="B Zar"/>
          <w:sz w:val="32"/>
          <w:szCs w:val="32"/>
          <w:rtl/>
        </w:rPr>
        <w:t>“رتبه اعتباری پایین می‌تواند باعث رد درخواست‌های تسهیلات و محدودیت در دریافت خدمات بانکی و مالی شود.”</w:t>
      </w:r>
    </w:p>
    <w:p w14:paraId="000000B8" w14:textId="77777777" w:rsidR="0028197D" w:rsidRPr="000C1D37" w:rsidRDefault="00F61469">
      <w:pPr>
        <w:bidi/>
        <w:spacing w:line="360" w:lineRule="auto"/>
        <w:jc w:val="both"/>
        <w:rPr>
          <w:rFonts w:cs="B Zar"/>
          <w:sz w:val="32"/>
          <w:szCs w:val="32"/>
        </w:rPr>
        <w:pPrChange w:id="196" w:author="Fatemeh Mohammadi" w:date="2025-10-08T13:27:00Z">
          <w:pPr>
            <w:bidi/>
            <w:spacing w:line="480" w:lineRule="auto"/>
            <w:jc w:val="both"/>
          </w:pPr>
        </w:pPrChange>
      </w:pPr>
      <w:r w:rsidRPr="000C1D37">
        <w:rPr>
          <w:rFonts w:cs="B Zar"/>
          <w:sz w:val="32"/>
          <w:szCs w:val="32"/>
          <w:rtl/>
        </w:rPr>
        <w:t>سوال 58: “آیا اطلاعات اعتباری من محرمانه است؟”</w:t>
      </w:r>
    </w:p>
    <w:p w14:paraId="000000B9" w14:textId="77777777" w:rsidR="0028197D" w:rsidRPr="000C1D37" w:rsidRDefault="00F61469">
      <w:pPr>
        <w:bidi/>
        <w:spacing w:line="360" w:lineRule="auto"/>
        <w:jc w:val="both"/>
        <w:rPr>
          <w:rFonts w:cs="B Zar"/>
          <w:sz w:val="32"/>
          <w:szCs w:val="32"/>
        </w:rPr>
        <w:pPrChange w:id="197" w:author="Fatemeh Mohammadi" w:date="2025-10-08T13:27:00Z">
          <w:pPr>
            <w:bidi/>
            <w:spacing w:line="480" w:lineRule="auto"/>
            <w:jc w:val="both"/>
          </w:pPr>
        </w:pPrChange>
      </w:pPr>
      <w:r w:rsidRPr="000C1D37">
        <w:rPr>
          <w:rFonts w:cs="B Zar"/>
          <w:sz w:val="32"/>
          <w:szCs w:val="32"/>
          <w:rtl/>
        </w:rPr>
        <w:t>پاسخ:</w:t>
      </w:r>
    </w:p>
    <w:p w14:paraId="000000BA" w14:textId="77777777" w:rsidR="0028197D" w:rsidRPr="000C1D37" w:rsidRDefault="00F61469">
      <w:pPr>
        <w:bidi/>
        <w:spacing w:line="360" w:lineRule="auto"/>
        <w:jc w:val="both"/>
        <w:rPr>
          <w:rFonts w:cs="B Zar"/>
          <w:sz w:val="32"/>
          <w:szCs w:val="32"/>
        </w:rPr>
        <w:pPrChange w:id="198" w:author="Fatemeh Mohammadi" w:date="2025-10-08T13:27:00Z">
          <w:pPr>
            <w:bidi/>
            <w:spacing w:line="480" w:lineRule="auto"/>
            <w:jc w:val="both"/>
          </w:pPr>
        </w:pPrChange>
      </w:pPr>
      <w:r w:rsidRPr="000C1D37">
        <w:rPr>
          <w:rFonts w:cs="B Zar"/>
          <w:sz w:val="32"/>
          <w:szCs w:val="32"/>
          <w:rtl/>
        </w:rPr>
        <w:t xml:space="preserve"> “بله، اطلاعات اعتباری شما کاملاً محرمانه است و تنها با رضایت کتبی یا الکترونیکی شما و یا بر اساس قوانین، در اختیار نهادهای مجاز قرار می‌گیرد.”</w:t>
      </w:r>
    </w:p>
    <w:p w14:paraId="000000BB" w14:textId="77777777" w:rsidR="0028197D" w:rsidRPr="000C1D37" w:rsidRDefault="00F61469">
      <w:pPr>
        <w:bidi/>
        <w:spacing w:line="360" w:lineRule="auto"/>
        <w:jc w:val="both"/>
        <w:rPr>
          <w:rFonts w:cs="B Zar"/>
          <w:sz w:val="32"/>
          <w:szCs w:val="32"/>
        </w:rPr>
        <w:pPrChange w:id="199" w:author="Fatemeh Mohammadi" w:date="2025-10-08T13:27:00Z">
          <w:pPr>
            <w:bidi/>
            <w:spacing w:line="480" w:lineRule="auto"/>
            <w:jc w:val="both"/>
          </w:pPr>
        </w:pPrChange>
      </w:pPr>
      <w:r w:rsidRPr="000C1D37">
        <w:rPr>
          <w:rFonts w:cs="B Zar"/>
          <w:sz w:val="32"/>
          <w:szCs w:val="32"/>
          <w:rtl/>
        </w:rPr>
        <w:t>سوال 59: “آیا شرکت‌های لیزینگ هم از اعتبارسنجی استفاده می‌کنند؟”</w:t>
      </w:r>
    </w:p>
    <w:p w14:paraId="000000BC" w14:textId="77777777" w:rsidR="0028197D" w:rsidRPr="000C1D37" w:rsidRDefault="00F61469">
      <w:pPr>
        <w:bidi/>
        <w:spacing w:line="360" w:lineRule="auto"/>
        <w:jc w:val="both"/>
        <w:rPr>
          <w:rFonts w:cs="B Zar"/>
          <w:sz w:val="32"/>
          <w:szCs w:val="32"/>
        </w:rPr>
        <w:pPrChange w:id="200" w:author="Fatemeh Mohammadi" w:date="2025-10-08T13:27:00Z">
          <w:pPr>
            <w:bidi/>
            <w:spacing w:line="480" w:lineRule="auto"/>
            <w:jc w:val="both"/>
          </w:pPr>
        </w:pPrChange>
      </w:pPr>
      <w:r w:rsidRPr="000C1D37">
        <w:rPr>
          <w:rFonts w:cs="B Zar"/>
          <w:sz w:val="32"/>
          <w:szCs w:val="32"/>
          <w:rtl/>
        </w:rPr>
        <w:t>پاسخ:</w:t>
      </w:r>
    </w:p>
    <w:p w14:paraId="000000BD" w14:textId="77777777" w:rsidR="0028197D" w:rsidRPr="000C1D37" w:rsidRDefault="00F61469">
      <w:pPr>
        <w:bidi/>
        <w:spacing w:line="360" w:lineRule="auto"/>
        <w:jc w:val="both"/>
        <w:rPr>
          <w:rFonts w:cs="B Zar"/>
          <w:sz w:val="32"/>
          <w:szCs w:val="32"/>
        </w:rPr>
        <w:pPrChange w:id="201" w:author="Fatemeh Mohammadi" w:date="2025-10-08T13:27:00Z">
          <w:pPr>
            <w:bidi/>
            <w:spacing w:line="480" w:lineRule="auto"/>
            <w:jc w:val="both"/>
          </w:pPr>
        </w:pPrChange>
      </w:pPr>
      <w:r w:rsidRPr="000C1D37">
        <w:rPr>
          <w:rFonts w:cs="B Zar"/>
          <w:sz w:val="32"/>
          <w:szCs w:val="32"/>
          <w:rtl/>
        </w:rPr>
        <w:t xml:space="preserve"> “بله، شرکت‌های لیزینگ نیز برای ارزیابی اعتبار متقاضیان لیزینگ خودرو یا سایر کالاها، از گزارش اعتبارسنجی استفاده می‌کنند.”</w:t>
      </w:r>
    </w:p>
    <w:p w14:paraId="000000BE" w14:textId="77777777" w:rsidR="0028197D" w:rsidRPr="000C1D37" w:rsidRDefault="00F61469">
      <w:pPr>
        <w:bidi/>
        <w:spacing w:line="360" w:lineRule="auto"/>
        <w:jc w:val="both"/>
        <w:rPr>
          <w:rFonts w:cs="B Zar"/>
          <w:sz w:val="32"/>
          <w:szCs w:val="32"/>
        </w:rPr>
        <w:pPrChange w:id="202" w:author="Fatemeh Mohammadi" w:date="2025-10-08T13:27:00Z">
          <w:pPr>
            <w:bidi/>
            <w:spacing w:line="480" w:lineRule="auto"/>
            <w:jc w:val="both"/>
          </w:pPr>
        </w:pPrChange>
      </w:pPr>
      <w:r w:rsidRPr="000C1D37">
        <w:rPr>
          <w:rFonts w:cs="B Zar"/>
          <w:sz w:val="32"/>
          <w:szCs w:val="32"/>
          <w:rtl/>
        </w:rPr>
        <w:lastRenderedPageBreak/>
        <w:t>سوال 60: “آیا امکان تغییر رتبه اعتباری بلافاصله پس از پرداخت بدهی وجود دارد؟”</w:t>
      </w:r>
    </w:p>
    <w:p w14:paraId="000000BF" w14:textId="77777777" w:rsidR="0028197D" w:rsidRPr="000C1D37" w:rsidRDefault="00F61469">
      <w:pPr>
        <w:bidi/>
        <w:spacing w:line="360" w:lineRule="auto"/>
        <w:jc w:val="both"/>
        <w:rPr>
          <w:rFonts w:cs="B Zar"/>
          <w:sz w:val="32"/>
          <w:szCs w:val="32"/>
        </w:rPr>
        <w:pPrChange w:id="203" w:author="Fatemeh Mohammadi" w:date="2025-10-08T13:27:00Z">
          <w:pPr>
            <w:bidi/>
            <w:spacing w:line="480" w:lineRule="auto"/>
            <w:jc w:val="both"/>
          </w:pPr>
        </w:pPrChange>
      </w:pPr>
      <w:r w:rsidRPr="000C1D37">
        <w:rPr>
          <w:rFonts w:cs="B Zar"/>
          <w:sz w:val="32"/>
          <w:szCs w:val="32"/>
          <w:rtl/>
        </w:rPr>
        <w:t xml:space="preserve">پاسخ: </w:t>
      </w:r>
    </w:p>
    <w:p w14:paraId="000000C0" w14:textId="4E0C793D" w:rsidR="0028197D" w:rsidRPr="000C1D37" w:rsidRDefault="00F61469">
      <w:pPr>
        <w:bidi/>
        <w:spacing w:line="360" w:lineRule="auto"/>
        <w:jc w:val="both"/>
        <w:rPr>
          <w:rFonts w:cs="B Zar"/>
          <w:sz w:val="32"/>
          <w:szCs w:val="32"/>
        </w:rPr>
        <w:pPrChange w:id="204" w:author="Fatemeh Mohammadi" w:date="2025-10-08T13:27:00Z">
          <w:pPr>
            <w:bidi/>
            <w:spacing w:line="480" w:lineRule="auto"/>
            <w:jc w:val="both"/>
          </w:pPr>
        </w:pPrChange>
      </w:pPr>
      <w:r w:rsidRPr="000C1D37">
        <w:rPr>
          <w:rFonts w:cs="B Zar"/>
          <w:sz w:val="32"/>
          <w:szCs w:val="32"/>
          <w:rtl/>
        </w:rPr>
        <w:t>“خیر، تغییرات مثبت در رتبه اعتباری نیاز به زمان دارد</w:t>
      </w:r>
      <w:ins w:id="205" w:author="Fatemeh Mohammadi" w:date="2025-10-08T11:50:00Z">
        <w:r w:rsidR="00345CD8">
          <w:rPr>
            <w:rFonts w:cs="B Zar" w:hint="cs"/>
            <w:sz w:val="32"/>
            <w:szCs w:val="32"/>
            <w:rtl/>
          </w:rPr>
          <w:t xml:space="preserve"> و تنها پس از دریافت اطلاعات بروز از بانک مبدا در امتیاز شما لحاظ می‌شود</w:t>
        </w:r>
      </w:ins>
      <w:r w:rsidRPr="000C1D37">
        <w:rPr>
          <w:rFonts w:cs="B Zar"/>
          <w:sz w:val="32"/>
          <w:szCs w:val="32"/>
          <w:rtl/>
        </w:rPr>
        <w:t xml:space="preserve"> و با تداوم خوش‌حسابی و پرداخت منظم بدهی‌ها، به تدریج بهبود می‌یابد.”</w:t>
      </w:r>
    </w:p>
    <w:p w14:paraId="000000C1" w14:textId="77777777" w:rsidR="0028197D" w:rsidRPr="000C1D37" w:rsidRDefault="00F61469">
      <w:pPr>
        <w:bidi/>
        <w:spacing w:line="360" w:lineRule="auto"/>
        <w:jc w:val="both"/>
        <w:rPr>
          <w:rFonts w:cs="B Zar"/>
          <w:sz w:val="32"/>
          <w:szCs w:val="32"/>
        </w:rPr>
        <w:pPrChange w:id="206" w:author="Fatemeh Mohammadi" w:date="2025-10-08T13:27:00Z">
          <w:pPr>
            <w:bidi/>
            <w:spacing w:line="480" w:lineRule="auto"/>
            <w:jc w:val="both"/>
          </w:pPr>
        </w:pPrChange>
      </w:pPr>
      <w:r w:rsidRPr="000C1D37">
        <w:rPr>
          <w:rFonts w:cs="B Zar"/>
          <w:b/>
          <w:sz w:val="32"/>
          <w:szCs w:val="32"/>
          <w:rtl/>
        </w:rPr>
        <w:t>سوال 61:</w:t>
      </w:r>
      <w:r w:rsidRPr="000C1D37">
        <w:rPr>
          <w:rFonts w:cs="B Zar"/>
          <w:sz w:val="32"/>
          <w:szCs w:val="32"/>
          <w:rtl/>
        </w:rPr>
        <w:t xml:space="preserve"> آیا گزارش اعتباری من شامل اطلاعات حساب‌های پس‌انداز یا جاری بدون تسهیلات هم می‌شود؟</w:t>
      </w:r>
    </w:p>
    <w:p w14:paraId="000000C2" w14:textId="77777777" w:rsidR="0028197D" w:rsidRPr="000C1D37" w:rsidRDefault="00F61469">
      <w:pPr>
        <w:bidi/>
        <w:spacing w:line="360" w:lineRule="auto"/>
        <w:jc w:val="both"/>
        <w:rPr>
          <w:rFonts w:cs="B Zar"/>
          <w:b/>
          <w:sz w:val="32"/>
          <w:szCs w:val="32"/>
        </w:rPr>
        <w:pPrChange w:id="207" w:author="Fatemeh Mohammadi" w:date="2025-10-08T13:27:00Z">
          <w:pPr>
            <w:bidi/>
            <w:spacing w:line="480" w:lineRule="auto"/>
            <w:jc w:val="both"/>
          </w:pPr>
        </w:pPrChange>
      </w:pPr>
      <w:r w:rsidRPr="000C1D37">
        <w:rPr>
          <w:rFonts w:cs="B Zar"/>
          <w:b/>
          <w:sz w:val="32"/>
          <w:szCs w:val="32"/>
          <w:rtl/>
        </w:rPr>
        <w:t>پاسخ:</w:t>
      </w:r>
    </w:p>
    <w:p w14:paraId="000000C3" w14:textId="07EA5B93" w:rsidR="0028197D" w:rsidRPr="000C1D37" w:rsidRDefault="00F61469">
      <w:pPr>
        <w:bidi/>
        <w:spacing w:line="360" w:lineRule="auto"/>
        <w:jc w:val="both"/>
        <w:rPr>
          <w:rFonts w:cs="B Zar"/>
          <w:sz w:val="32"/>
          <w:szCs w:val="32"/>
        </w:rPr>
        <w:pPrChange w:id="208" w:author="Fatemeh Mohammadi" w:date="2025-10-08T13:27:00Z">
          <w:pPr>
            <w:bidi/>
            <w:spacing w:line="480" w:lineRule="auto"/>
            <w:jc w:val="both"/>
          </w:pPr>
        </w:pPrChange>
      </w:pPr>
      <w:r w:rsidRPr="000C1D37">
        <w:rPr>
          <w:rFonts w:cs="B Zar"/>
          <w:sz w:val="32"/>
          <w:szCs w:val="32"/>
          <w:rtl/>
        </w:rPr>
        <w:t xml:space="preserve"> خیر، گزارش اعتباری عمدتاً بر سوابق تسهیلات، بدهی‌ها، و تعهدات مالی شما تمرکز دارد و شامل جزئیات حساب‌های پس‌انداز یا جاری که به آن‌ها تسهیلاتی مرتبط نیست، نمی‌شود</w:t>
      </w:r>
      <w:ins w:id="209" w:author="Fatemeh Mohammadi" w:date="2025-10-08T11:51:00Z">
        <w:r w:rsidR="00345CD8">
          <w:rPr>
            <w:rFonts w:cs="B Zar" w:hint="cs"/>
            <w:sz w:val="32"/>
            <w:szCs w:val="32"/>
            <w:rtl/>
          </w:rPr>
          <w:t>.</w:t>
        </w:r>
      </w:ins>
    </w:p>
    <w:p w14:paraId="000000C4" w14:textId="77777777" w:rsidR="0028197D" w:rsidRPr="000C1D37" w:rsidRDefault="00F61469">
      <w:pPr>
        <w:bidi/>
        <w:spacing w:line="360" w:lineRule="auto"/>
        <w:jc w:val="both"/>
        <w:rPr>
          <w:rFonts w:cs="B Zar"/>
          <w:sz w:val="32"/>
          <w:szCs w:val="32"/>
        </w:rPr>
        <w:pPrChange w:id="210" w:author="Fatemeh Mohammadi" w:date="2025-10-08T13:27:00Z">
          <w:pPr>
            <w:bidi/>
            <w:spacing w:line="480" w:lineRule="auto"/>
            <w:jc w:val="both"/>
          </w:pPr>
        </w:pPrChange>
      </w:pPr>
      <w:r w:rsidRPr="000C1D37">
        <w:rPr>
          <w:rFonts w:cs="B Zar"/>
          <w:b/>
          <w:sz w:val="32"/>
          <w:szCs w:val="32"/>
          <w:rtl/>
        </w:rPr>
        <w:t>سوال 62:</w:t>
      </w:r>
      <w:r w:rsidRPr="000C1D37">
        <w:rPr>
          <w:rFonts w:cs="B Zar"/>
          <w:sz w:val="32"/>
          <w:szCs w:val="32"/>
          <w:rtl/>
        </w:rPr>
        <w:t xml:space="preserve"> آیا می‌توانم گزارش اعتباری شخص دیگری را دریافت کنم؟</w:t>
      </w:r>
    </w:p>
    <w:p w14:paraId="000000C5" w14:textId="77777777" w:rsidR="0028197D" w:rsidRPr="000C1D37" w:rsidRDefault="00F61469">
      <w:pPr>
        <w:bidi/>
        <w:spacing w:line="360" w:lineRule="auto"/>
        <w:jc w:val="both"/>
        <w:rPr>
          <w:rFonts w:cs="B Zar"/>
          <w:b/>
          <w:sz w:val="32"/>
          <w:szCs w:val="32"/>
        </w:rPr>
        <w:pPrChange w:id="211" w:author="Fatemeh Mohammadi" w:date="2025-10-08T13:27:00Z">
          <w:pPr>
            <w:bidi/>
            <w:spacing w:line="480" w:lineRule="auto"/>
            <w:jc w:val="both"/>
          </w:pPr>
        </w:pPrChange>
      </w:pPr>
      <w:r w:rsidRPr="000C1D37">
        <w:rPr>
          <w:rFonts w:cs="B Zar"/>
          <w:b/>
          <w:sz w:val="32"/>
          <w:szCs w:val="32"/>
          <w:rtl/>
        </w:rPr>
        <w:t>پاسخ:</w:t>
      </w:r>
    </w:p>
    <w:p w14:paraId="000000C6" w14:textId="77777777" w:rsidR="0028197D" w:rsidRPr="000C1D37" w:rsidRDefault="00F61469">
      <w:pPr>
        <w:bidi/>
        <w:spacing w:line="360" w:lineRule="auto"/>
        <w:jc w:val="both"/>
        <w:rPr>
          <w:rFonts w:cs="B Zar"/>
          <w:sz w:val="32"/>
          <w:szCs w:val="32"/>
        </w:rPr>
        <w:pPrChange w:id="212" w:author="Fatemeh Mohammadi" w:date="2025-10-08T13:27:00Z">
          <w:pPr>
            <w:bidi/>
            <w:spacing w:line="480" w:lineRule="auto"/>
            <w:jc w:val="both"/>
          </w:pPr>
        </w:pPrChange>
      </w:pPr>
      <w:r w:rsidRPr="000C1D37">
        <w:rPr>
          <w:rFonts w:cs="B Zar"/>
          <w:sz w:val="32"/>
          <w:szCs w:val="32"/>
          <w:rtl/>
        </w:rPr>
        <w:t xml:space="preserve"> خیر، دریافت گزارش اعتباری صرفاً با رضایت کتبی و احراز هویت صاحب اطلاعات امکان‌پذیر است. این اقدام برای حفظ حریم خصوصی افراد ضروری است.</w:t>
      </w:r>
    </w:p>
    <w:p w14:paraId="000000C7" w14:textId="77777777" w:rsidR="0028197D" w:rsidRPr="000C1D37" w:rsidRDefault="00F61469">
      <w:pPr>
        <w:bidi/>
        <w:spacing w:line="360" w:lineRule="auto"/>
        <w:jc w:val="both"/>
        <w:rPr>
          <w:rFonts w:cs="B Zar"/>
          <w:sz w:val="32"/>
          <w:szCs w:val="32"/>
        </w:rPr>
        <w:pPrChange w:id="213" w:author="Fatemeh Mohammadi" w:date="2025-10-08T13:27:00Z">
          <w:pPr>
            <w:bidi/>
            <w:spacing w:line="480" w:lineRule="auto"/>
            <w:jc w:val="both"/>
          </w:pPr>
        </w:pPrChange>
      </w:pPr>
      <w:r w:rsidRPr="000C1D37">
        <w:rPr>
          <w:rFonts w:cs="B Zar"/>
          <w:b/>
          <w:sz w:val="32"/>
          <w:szCs w:val="32"/>
          <w:rtl/>
        </w:rPr>
        <w:lastRenderedPageBreak/>
        <w:t>سوال 63:</w:t>
      </w:r>
      <w:r w:rsidRPr="000C1D37">
        <w:rPr>
          <w:rFonts w:cs="B Zar"/>
          <w:sz w:val="32"/>
          <w:szCs w:val="32"/>
          <w:rtl/>
        </w:rPr>
        <w:t xml:space="preserve"> اگر در یک بانک خاص سابقه بدی داشته باشم، آیا این موضوع بر دریافت تسهیلات از سایر بانک‌ها تاثیر می‌گذارد؟</w:t>
      </w:r>
    </w:p>
    <w:p w14:paraId="000000C8" w14:textId="77777777" w:rsidR="0028197D" w:rsidRPr="000C1D37" w:rsidRDefault="00F61469">
      <w:pPr>
        <w:bidi/>
        <w:spacing w:line="360" w:lineRule="auto"/>
        <w:jc w:val="both"/>
        <w:rPr>
          <w:rFonts w:cs="B Zar"/>
          <w:b/>
          <w:sz w:val="32"/>
          <w:szCs w:val="32"/>
        </w:rPr>
        <w:pPrChange w:id="214" w:author="Fatemeh Mohammadi" w:date="2025-10-08T13:27:00Z">
          <w:pPr>
            <w:bidi/>
            <w:spacing w:line="480" w:lineRule="auto"/>
            <w:jc w:val="both"/>
          </w:pPr>
        </w:pPrChange>
      </w:pPr>
      <w:r w:rsidRPr="000C1D37">
        <w:rPr>
          <w:rFonts w:cs="B Zar"/>
          <w:b/>
          <w:sz w:val="32"/>
          <w:szCs w:val="32"/>
          <w:rtl/>
        </w:rPr>
        <w:t>پاسخ:</w:t>
      </w:r>
    </w:p>
    <w:p w14:paraId="000000C9" w14:textId="15754463" w:rsidR="0028197D" w:rsidRPr="000C1D37" w:rsidRDefault="00F61469">
      <w:pPr>
        <w:bidi/>
        <w:spacing w:line="360" w:lineRule="auto"/>
        <w:jc w:val="both"/>
        <w:rPr>
          <w:rFonts w:cs="B Zar"/>
          <w:sz w:val="32"/>
          <w:szCs w:val="32"/>
        </w:rPr>
        <w:pPrChange w:id="215" w:author="Fatemeh Mohammadi" w:date="2025-10-08T13:27:00Z">
          <w:pPr>
            <w:bidi/>
            <w:spacing w:line="480" w:lineRule="auto"/>
            <w:jc w:val="both"/>
          </w:pPr>
        </w:pPrChange>
      </w:pPr>
      <w:r w:rsidRPr="000C1D37">
        <w:rPr>
          <w:rFonts w:cs="B Zar"/>
          <w:sz w:val="32"/>
          <w:szCs w:val="32"/>
          <w:rtl/>
        </w:rPr>
        <w:t xml:space="preserve"> بله، اطلاعات اعتباری شما در یک پایگاه داده متمرکز (شرکت اعتبارسنجی ایران) ثبت می‌شود. بنابراین، سابقه بد در یک بانک می‌تواند </w:t>
      </w:r>
      <w:ins w:id="216" w:author="Fatemeh Mohammadi" w:date="2025-10-08T11:51:00Z">
        <w:r w:rsidR="00345CD8">
          <w:rPr>
            <w:rFonts w:cs="B Zar" w:hint="cs"/>
            <w:sz w:val="32"/>
            <w:szCs w:val="32"/>
            <w:rtl/>
          </w:rPr>
          <w:t xml:space="preserve">بر امتیاز اعتباری شما </w:t>
        </w:r>
      </w:ins>
      <w:ins w:id="217" w:author="Fatemeh Mohammadi" w:date="2025-10-08T11:52:00Z">
        <w:r w:rsidR="00345CD8">
          <w:rPr>
            <w:rFonts w:cs="B Zar" w:hint="cs"/>
            <w:sz w:val="32"/>
            <w:szCs w:val="32"/>
            <w:rtl/>
          </w:rPr>
          <w:t xml:space="preserve">تاثیر گذاشته و امتیاز اعتباری </w:t>
        </w:r>
      </w:ins>
      <w:r w:rsidRPr="000C1D37">
        <w:rPr>
          <w:rFonts w:cs="B Zar"/>
          <w:sz w:val="32"/>
          <w:szCs w:val="32"/>
          <w:rtl/>
        </w:rPr>
        <w:t xml:space="preserve">بر تصمیم‌گیری سایر بانک‌ها برای ارائه تسهیلات به شما </w:t>
      </w:r>
      <w:del w:id="218" w:author="Fatemeh Mohammadi" w:date="2025-10-08T11:52:00Z">
        <w:r w:rsidRPr="000C1D37" w:rsidDel="00345CD8">
          <w:rPr>
            <w:rFonts w:cs="B Zar"/>
            <w:sz w:val="32"/>
            <w:szCs w:val="32"/>
            <w:rtl/>
          </w:rPr>
          <w:delText>تاثیر منفی بگذارد</w:delText>
        </w:r>
      </w:del>
      <w:ins w:id="219" w:author="Fatemeh Mohammadi" w:date="2025-10-08T11:52:00Z">
        <w:r w:rsidR="00345CD8">
          <w:rPr>
            <w:rFonts w:cs="B Zar" w:hint="cs"/>
            <w:sz w:val="32"/>
            <w:szCs w:val="32"/>
            <w:rtl/>
          </w:rPr>
          <w:t>موثر است</w:t>
        </w:r>
      </w:ins>
      <w:r w:rsidRPr="000C1D37">
        <w:rPr>
          <w:rFonts w:cs="B Zar"/>
          <w:sz w:val="32"/>
          <w:szCs w:val="32"/>
          <w:rtl/>
        </w:rPr>
        <w:t>.</w:t>
      </w:r>
    </w:p>
    <w:p w14:paraId="000000CA" w14:textId="77777777" w:rsidR="0028197D" w:rsidRPr="000C1D37" w:rsidRDefault="00F61469">
      <w:pPr>
        <w:bidi/>
        <w:spacing w:line="360" w:lineRule="auto"/>
        <w:jc w:val="both"/>
        <w:rPr>
          <w:rFonts w:cs="B Zar"/>
          <w:sz w:val="32"/>
          <w:szCs w:val="32"/>
        </w:rPr>
        <w:pPrChange w:id="220" w:author="Fatemeh Mohammadi" w:date="2025-10-08T13:27:00Z">
          <w:pPr>
            <w:bidi/>
            <w:spacing w:line="480" w:lineRule="auto"/>
            <w:jc w:val="both"/>
          </w:pPr>
        </w:pPrChange>
      </w:pPr>
      <w:r w:rsidRPr="000C1D37">
        <w:rPr>
          <w:rFonts w:cs="B Zar"/>
          <w:b/>
          <w:sz w:val="32"/>
          <w:szCs w:val="32"/>
          <w:rtl/>
        </w:rPr>
        <w:t>سوال 63:</w:t>
      </w:r>
      <w:r w:rsidRPr="000C1D37">
        <w:rPr>
          <w:rFonts w:cs="B Zar"/>
          <w:sz w:val="32"/>
          <w:szCs w:val="32"/>
          <w:rtl/>
        </w:rPr>
        <w:t xml:space="preserve"> اگر فکر کنم اطلاعات گزارش اعتباری من نادرست است، چه کار باید بکنم؟</w:t>
      </w:r>
    </w:p>
    <w:p w14:paraId="000000CB" w14:textId="77777777" w:rsidR="0028197D" w:rsidRPr="000C1D37" w:rsidRDefault="00F61469">
      <w:pPr>
        <w:bidi/>
        <w:spacing w:line="360" w:lineRule="auto"/>
        <w:jc w:val="both"/>
        <w:rPr>
          <w:rFonts w:cs="B Zar"/>
          <w:sz w:val="32"/>
          <w:szCs w:val="32"/>
        </w:rPr>
        <w:pPrChange w:id="221"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0CC" w14:textId="7E8B39E4" w:rsidR="0028197D" w:rsidRPr="000C1D37" w:rsidRDefault="00F61469">
      <w:pPr>
        <w:bidi/>
        <w:spacing w:line="360" w:lineRule="auto"/>
        <w:jc w:val="both"/>
        <w:rPr>
          <w:rFonts w:cs="B Zar"/>
          <w:sz w:val="32"/>
          <w:szCs w:val="32"/>
        </w:rPr>
        <w:pPrChange w:id="222" w:author="Fatemeh Mohammadi" w:date="2025-10-08T13:27:00Z">
          <w:pPr>
            <w:bidi/>
            <w:spacing w:line="480" w:lineRule="auto"/>
            <w:jc w:val="both"/>
          </w:pPr>
        </w:pPrChange>
      </w:pPr>
      <w:r w:rsidRPr="000C1D37">
        <w:rPr>
          <w:rFonts w:cs="B Zar"/>
          <w:sz w:val="32"/>
          <w:szCs w:val="32"/>
          <w:rtl/>
        </w:rPr>
        <w:t xml:space="preserve">در صورت مشاهده اطلاعات نادرست در گزارش اعتباری خود، باید ابتدا با بانکی که اطلاعات را ارسال کرده تماس بگیرید. اگر مشکل حل نشد، می‌توانید از طریق وب‌سایت </w:t>
      </w:r>
      <w:r>
        <w:fldChar w:fldCharType="begin"/>
      </w:r>
      <w:r>
        <w:instrText>HYPERLINK "http://nics24.com" \h</w:instrText>
      </w:r>
      <w:r>
        <w:fldChar w:fldCharType="separate"/>
      </w:r>
      <w:r w:rsidRPr="000C1D37">
        <w:rPr>
          <w:rFonts w:cs="B Zar"/>
          <w:color w:val="0563C1"/>
          <w:sz w:val="32"/>
          <w:szCs w:val="32"/>
          <w:u w:val="single"/>
        </w:rPr>
        <w:t>nics24.com</w:t>
      </w:r>
      <w:r>
        <w:rPr>
          <w:rFonts w:cs="B Zar"/>
          <w:color w:val="0563C1"/>
          <w:sz w:val="32"/>
          <w:szCs w:val="32"/>
          <w:u w:val="single"/>
        </w:rPr>
        <w:fldChar w:fldCharType="end"/>
      </w:r>
      <w:r w:rsidRPr="000C1D37">
        <w:rPr>
          <w:rFonts w:cs="B Zar"/>
          <w:sz w:val="32"/>
          <w:szCs w:val="32"/>
          <w:rtl/>
        </w:rPr>
        <w:t xml:space="preserve"> یا با تماس با شماره پشتیبانی 02141522222 شرکت اعتبارسنجی </w:t>
      </w:r>
      <w:del w:id="223" w:author="Fatemeh Mohammadi" w:date="2025-10-08T11:53:00Z">
        <w:r w:rsidRPr="000C1D37" w:rsidDel="00D93928">
          <w:rPr>
            <w:rFonts w:cs="B Zar"/>
            <w:sz w:val="32"/>
            <w:szCs w:val="32"/>
            <w:rtl/>
          </w:rPr>
          <w:delText>مرکزی</w:delText>
        </w:r>
      </w:del>
      <w:r w:rsidRPr="000C1D37">
        <w:rPr>
          <w:rFonts w:cs="B Zar"/>
          <w:sz w:val="32"/>
          <w:szCs w:val="32"/>
          <w:rtl/>
        </w:rPr>
        <w:t>، درخواست بازنگری و اصلاح اطلاعات را ثبت کنید.</w:t>
      </w:r>
    </w:p>
    <w:p w14:paraId="000000CD" w14:textId="77777777" w:rsidR="0028197D" w:rsidRPr="000C1D37" w:rsidRDefault="00F61469">
      <w:pPr>
        <w:bidi/>
        <w:spacing w:line="360" w:lineRule="auto"/>
        <w:jc w:val="both"/>
        <w:rPr>
          <w:rFonts w:cs="B Zar"/>
          <w:sz w:val="32"/>
          <w:szCs w:val="32"/>
        </w:rPr>
        <w:pPrChange w:id="224" w:author="Fatemeh Mohammadi" w:date="2025-10-08T13:27:00Z">
          <w:pPr>
            <w:bidi/>
            <w:spacing w:line="480" w:lineRule="auto"/>
            <w:jc w:val="both"/>
          </w:pPr>
        </w:pPrChange>
      </w:pPr>
      <w:r w:rsidRPr="000C1D37">
        <w:rPr>
          <w:rFonts w:cs="B Zar"/>
          <w:b/>
          <w:sz w:val="32"/>
          <w:szCs w:val="32"/>
          <w:rtl/>
        </w:rPr>
        <w:t>سوال 64:</w:t>
      </w:r>
      <w:r w:rsidRPr="000C1D37">
        <w:rPr>
          <w:rFonts w:cs="B Zar"/>
          <w:sz w:val="32"/>
          <w:szCs w:val="32"/>
          <w:rtl/>
        </w:rPr>
        <w:t xml:space="preserve"> آیا برای دریافت گزارش اعتباری نیاز به حضور فیزیکی در جایی است؟</w:t>
      </w:r>
    </w:p>
    <w:p w14:paraId="000000CE" w14:textId="77777777" w:rsidR="0028197D" w:rsidRPr="000C1D37" w:rsidRDefault="00F61469">
      <w:pPr>
        <w:bidi/>
        <w:spacing w:line="360" w:lineRule="auto"/>
        <w:jc w:val="both"/>
        <w:rPr>
          <w:rFonts w:cs="B Zar"/>
          <w:sz w:val="32"/>
          <w:szCs w:val="32"/>
        </w:rPr>
        <w:pPrChange w:id="225"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0CF" w14:textId="77777777" w:rsidR="0028197D" w:rsidRPr="000C1D37" w:rsidRDefault="00F61469">
      <w:pPr>
        <w:bidi/>
        <w:spacing w:line="360" w:lineRule="auto"/>
        <w:jc w:val="both"/>
        <w:rPr>
          <w:rFonts w:cs="B Zar"/>
          <w:sz w:val="32"/>
          <w:szCs w:val="32"/>
        </w:rPr>
        <w:pPrChange w:id="226" w:author="Fatemeh Mohammadi" w:date="2025-10-08T13:27:00Z">
          <w:pPr>
            <w:bidi/>
            <w:spacing w:line="480" w:lineRule="auto"/>
            <w:jc w:val="both"/>
          </w:pPr>
        </w:pPrChange>
      </w:pPr>
      <w:r w:rsidRPr="000C1D37">
        <w:rPr>
          <w:rFonts w:cs="B Zar"/>
          <w:sz w:val="32"/>
          <w:szCs w:val="32"/>
          <w:rtl/>
        </w:rPr>
        <w:t xml:space="preserve">خیر، شما می‌توانید با مراجعه به وب‌سایت </w:t>
      </w:r>
      <w:r>
        <w:fldChar w:fldCharType="begin"/>
      </w:r>
      <w:r>
        <w:instrText>HYPERLINK "http://nics24.com" \h</w:instrText>
      </w:r>
      <w:r>
        <w:fldChar w:fldCharType="separate"/>
      </w:r>
      <w:r w:rsidRPr="000C1D37">
        <w:rPr>
          <w:rFonts w:cs="B Zar"/>
          <w:color w:val="0563C1"/>
          <w:sz w:val="32"/>
          <w:szCs w:val="32"/>
          <w:u w:val="single"/>
        </w:rPr>
        <w:t>nics24.com</w:t>
      </w:r>
      <w:r>
        <w:rPr>
          <w:rFonts w:cs="B Zar"/>
          <w:color w:val="0563C1"/>
          <w:sz w:val="32"/>
          <w:szCs w:val="32"/>
          <w:u w:val="single"/>
        </w:rPr>
        <w:fldChar w:fldCharType="end"/>
      </w:r>
      <w:r w:rsidRPr="000C1D37">
        <w:rPr>
          <w:rFonts w:cs="B Zar"/>
          <w:sz w:val="32"/>
          <w:szCs w:val="32"/>
          <w:rtl/>
        </w:rPr>
        <w:t xml:space="preserve"> و طی مراحل احراز هویت الکترونیکی، گزارش اعتباری خود را به صورت آنلاین و بدون نیاز به حضور فیزیکی دریافت کنید.</w:t>
      </w:r>
    </w:p>
    <w:p w14:paraId="000000D0" w14:textId="77777777" w:rsidR="0028197D" w:rsidRPr="000C1D37" w:rsidRDefault="00F61469">
      <w:pPr>
        <w:bidi/>
        <w:spacing w:line="360" w:lineRule="auto"/>
        <w:jc w:val="both"/>
        <w:rPr>
          <w:rFonts w:cs="B Zar"/>
          <w:sz w:val="32"/>
          <w:szCs w:val="32"/>
        </w:rPr>
        <w:pPrChange w:id="227" w:author="Fatemeh Mohammadi" w:date="2025-10-08T13:27:00Z">
          <w:pPr>
            <w:bidi/>
            <w:spacing w:line="480" w:lineRule="auto"/>
            <w:jc w:val="both"/>
          </w:pPr>
        </w:pPrChange>
      </w:pPr>
      <w:r w:rsidRPr="000C1D37">
        <w:rPr>
          <w:rFonts w:cs="B Zar"/>
          <w:b/>
          <w:sz w:val="32"/>
          <w:szCs w:val="32"/>
          <w:rtl/>
        </w:rPr>
        <w:lastRenderedPageBreak/>
        <w:t>سوال 65:</w:t>
      </w:r>
      <w:r w:rsidRPr="000C1D37">
        <w:rPr>
          <w:rFonts w:cs="B Zar"/>
          <w:sz w:val="32"/>
          <w:szCs w:val="32"/>
          <w:rtl/>
        </w:rPr>
        <w:t xml:space="preserve"> چه اطلاعاتی در “خلاصه وضعیت اعتباری” گزارش اعتباری نمایش داده می‌شود؟</w:t>
      </w:r>
    </w:p>
    <w:p w14:paraId="000000D1" w14:textId="77777777" w:rsidR="0028197D" w:rsidRPr="000C1D37" w:rsidRDefault="00F61469">
      <w:pPr>
        <w:bidi/>
        <w:spacing w:line="360" w:lineRule="auto"/>
        <w:jc w:val="both"/>
        <w:rPr>
          <w:rFonts w:cs="B Zar"/>
          <w:b/>
          <w:sz w:val="32"/>
          <w:szCs w:val="32"/>
        </w:rPr>
        <w:pPrChange w:id="228" w:author="Fatemeh Mohammadi" w:date="2025-10-08T13:27:00Z">
          <w:pPr>
            <w:bidi/>
            <w:spacing w:line="480" w:lineRule="auto"/>
            <w:jc w:val="both"/>
          </w:pPr>
        </w:pPrChange>
      </w:pPr>
      <w:r w:rsidRPr="000C1D37">
        <w:rPr>
          <w:rFonts w:cs="B Zar"/>
          <w:b/>
          <w:sz w:val="32"/>
          <w:szCs w:val="32"/>
          <w:rtl/>
        </w:rPr>
        <w:t>پاسخ:</w:t>
      </w:r>
    </w:p>
    <w:p w14:paraId="000000D2" w14:textId="77777777" w:rsidR="0028197D" w:rsidRPr="000C1D37" w:rsidRDefault="00F61469">
      <w:pPr>
        <w:bidi/>
        <w:spacing w:line="360" w:lineRule="auto"/>
        <w:jc w:val="both"/>
        <w:rPr>
          <w:rFonts w:cs="B Zar"/>
          <w:sz w:val="32"/>
          <w:szCs w:val="32"/>
        </w:rPr>
        <w:pPrChange w:id="229" w:author="Fatemeh Mohammadi" w:date="2025-10-08T13:27:00Z">
          <w:pPr>
            <w:bidi/>
            <w:spacing w:line="480" w:lineRule="auto"/>
            <w:jc w:val="both"/>
          </w:pPr>
        </w:pPrChange>
      </w:pPr>
      <w:r w:rsidRPr="000C1D37">
        <w:rPr>
          <w:rFonts w:cs="B Zar"/>
          <w:sz w:val="32"/>
          <w:szCs w:val="32"/>
          <w:rtl/>
        </w:rPr>
        <w:t xml:space="preserve"> خلاصه وضعیت اعتباری شامل نمره یا رتبه اعتباری شما، تعداد تسهیلات فعال و تسویه شده، وضعیت چک‌های برگشتی (در صورت وجود)، و خلاصه تعهدات ضمانتی شما است.</w:t>
      </w:r>
    </w:p>
    <w:p w14:paraId="000000D3" w14:textId="77777777" w:rsidR="0028197D" w:rsidRPr="000C1D37" w:rsidRDefault="00F61469">
      <w:pPr>
        <w:bidi/>
        <w:spacing w:line="360" w:lineRule="auto"/>
        <w:jc w:val="both"/>
        <w:rPr>
          <w:rFonts w:cs="B Zar"/>
          <w:sz w:val="32"/>
          <w:szCs w:val="32"/>
        </w:rPr>
        <w:pPrChange w:id="230" w:author="Fatemeh Mohammadi" w:date="2025-10-08T13:27:00Z">
          <w:pPr>
            <w:bidi/>
            <w:spacing w:line="480" w:lineRule="auto"/>
            <w:jc w:val="both"/>
          </w:pPr>
        </w:pPrChange>
      </w:pPr>
      <w:r w:rsidRPr="000C1D37">
        <w:rPr>
          <w:rFonts w:cs="B Zar"/>
          <w:b/>
          <w:sz w:val="32"/>
          <w:szCs w:val="32"/>
          <w:rtl/>
        </w:rPr>
        <w:t>سوال66 :</w:t>
      </w:r>
      <w:r w:rsidRPr="000C1D37">
        <w:rPr>
          <w:rFonts w:cs="B Zar"/>
          <w:sz w:val="32"/>
          <w:szCs w:val="32"/>
          <w:rtl/>
        </w:rPr>
        <w:t xml:space="preserve"> چه مدت زمان طول می‌کشد تا بهبود در رفتار مالی من، رتبه اعتباری‌ام را ارتقا دهد؟</w:t>
      </w:r>
    </w:p>
    <w:p w14:paraId="000000D4" w14:textId="77777777" w:rsidR="0028197D" w:rsidRPr="000C1D37" w:rsidRDefault="00F61469">
      <w:pPr>
        <w:bidi/>
        <w:spacing w:line="360" w:lineRule="auto"/>
        <w:jc w:val="both"/>
        <w:rPr>
          <w:rFonts w:cs="B Zar"/>
          <w:sz w:val="32"/>
          <w:szCs w:val="32"/>
        </w:rPr>
        <w:pPrChange w:id="231"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0D5" w14:textId="77777777" w:rsidR="0028197D" w:rsidRPr="000C1D37" w:rsidRDefault="00F61469">
      <w:pPr>
        <w:bidi/>
        <w:spacing w:line="360" w:lineRule="auto"/>
        <w:jc w:val="both"/>
        <w:rPr>
          <w:rFonts w:cs="B Zar"/>
          <w:sz w:val="32"/>
          <w:szCs w:val="32"/>
        </w:rPr>
        <w:pPrChange w:id="232" w:author="Fatemeh Mohammadi" w:date="2025-10-08T13:27:00Z">
          <w:pPr>
            <w:bidi/>
            <w:spacing w:line="480" w:lineRule="auto"/>
            <w:jc w:val="both"/>
          </w:pPr>
        </w:pPrChange>
      </w:pPr>
      <w:r w:rsidRPr="000C1D37">
        <w:rPr>
          <w:rFonts w:cs="B Zar"/>
          <w:sz w:val="32"/>
          <w:szCs w:val="32"/>
          <w:rtl/>
        </w:rPr>
        <w:t>تاثیر بهبود در رفتار مالی، مانند پرداخت منظم اقساط، معمولاً به صورت تدریجی و با گذشت زمان (معمولاً چند ماه) در رتبه اعتباری شما منعکس می‌شود. ثبات و تداوم رفتار مثبت کلید اصلی است.</w:t>
      </w:r>
    </w:p>
    <w:p w14:paraId="000000D6" w14:textId="77777777" w:rsidR="0028197D" w:rsidRPr="000C1D37" w:rsidRDefault="00F61469">
      <w:pPr>
        <w:bidi/>
        <w:spacing w:line="360" w:lineRule="auto"/>
        <w:jc w:val="both"/>
        <w:rPr>
          <w:rFonts w:cs="B Zar"/>
          <w:sz w:val="32"/>
          <w:szCs w:val="32"/>
        </w:rPr>
        <w:pPrChange w:id="233" w:author="Fatemeh Mohammadi" w:date="2025-10-08T13:27:00Z">
          <w:pPr>
            <w:bidi/>
            <w:spacing w:line="480" w:lineRule="auto"/>
            <w:jc w:val="both"/>
          </w:pPr>
        </w:pPrChange>
      </w:pPr>
      <w:r w:rsidRPr="000C1D37">
        <w:rPr>
          <w:rFonts w:cs="B Zar"/>
          <w:b/>
          <w:sz w:val="32"/>
          <w:szCs w:val="32"/>
          <w:rtl/>
        </w:rPr>
        <w:t>سوال 67:</w:t>
      </w:r>
      <w:r w:rsidRPr="000C1D37">
        <w:rPr>
          <w:rFonts w:cs="B Zar"/>
          <w:sz w:val="32"/>
          <w:szCs w:val="32"/>
          <w:rtl/>
        </w:rPr>
        <w:t xml:space="preserve"> آیا می‌توانم از شرکت اعتبارسنجی درخواست کنم که اطلاعات من را زودتر از موعد ماهانه به‌روز کند؟</w:t>
      </w:r>
    </w:p>
    <w:p w14:paraId="000000D7" w14:textId="77777777" w:rsidR="0028197D" w:rsidRPr="000C1D37" w:rsidRDefault="00F61469">
      <w:pPr>
        <w:bidi/>
        <w:spacing w:line="360" w:lineRule="auto"/>
        <w:jc w:val="both"/>
        <w:rPr>
          <w:rFonts w:cs="B Zar"/>
          <w:sz w:val="32"/>
          <w:szCs w:val="32"/>
        </w:rPr>
        <w:pPrChange w:id="234"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0D8" w14:textId="77777777" w:rsidR="0028197D" w:rsidRPr="000C1D37" w:rsidRDefault="00F61469">
      <w:pPr>
        <w:bidi/>
        <w:spacing w:line="360" w:lineRule="auto"/>
        <w:jc w:val="both"/>
        <w:rPr>
          <w:rFonts w:cs="B Zar"/>
          <w:sz w:val="32"/>
          <w:szCs w:val="32"/>
        </w:rPr>
        <w:pPrChange w:id="235" w:author="Fatemeh Mohammadi" w:date="2025-10-08T13:27:00Z">
          <w:pPr>
            <w:bidi/>
            <w:spacing w:line="480" w:lineRule="auto"/>
            <w:jc w:val="both"/>
          </w:pPr>
        </w:pPrChange>
      </w:pPr>
      <w:r w:rsidRPr="000C1D37">
        <w:rPr>
          <w:rFonts w:cs="B Zar"/>
          <w:sz w:val="32"/>
          <w:szCs w:val="32"/>
          <w:rtl/>
        </w:rPr>
        <w:t>خیر، فرآیند به‌روزرسانی اطلاعات ماهانه و طبق روال مشخصی انجام می‌شود و امکان درخواست به‌روزرسانی خارج از این چرخه وجود ندارد.</w:t>
      </w:r>
    </w:p>
    <w:p w14:paraId="000000D9" w14:textId="77777777" w:rsidR="0028197D" w:rsidRPr="000C1D37" w:rsidRDefault="00F61469">
      <w:pPr>
        <w:bidi/>
        <w:spacing w:line="360" w:lineRule="auto"/>
        <w:jc w:val="both"/>
        <w:rPr>
          <w:rFonts w:cs="B Zar"/>
          <w:sz w:val="32"/>
          <w:szCs w:val="32"/>
        </w:rPr>
        <w:pPrChange w:id="236" w:author="Fatemeh Mohammadi" w:date="2025-10-08T13:27:00Z">
          <w:pPr>
            <w:bidi/>
            <w:spacing w:line="480" w:lineRule="auto"/>
            <w:jc w:val="both"/>
          </w:pPr>
        </w:pPrChange>
      </w:pPr>
      <w:r w:rsidRPr="000C1D37">
        <w:rPr>
          <w:rFonts w:cs="B Zar"/>
          <w:b/>
          <w:sz w:val="32"/>
          <w:szCs w:val="32"/>
          <w:rtl/>
        </w:rPr>
        <w:t>سوال 68:</w:t>
      </w:r>
      <w:r w:rsidRPr="000C1D37">
        <w:rPr>
          <w:rFonts w:cs="B Zar"/>
          <w:sz w:val="32"/>
          <w:szCs w:val="32"/>
          <w:rtl/>
        </w:rPr>
        <w:t xml:space="preserve"> آیا سابقه اعتباری فقط مختص افراد حقیقی است یا اشخاص حقوقی (شرکت‌ها) هم اعتبارسنجی می‌شوند؟</w:t>
      </w:r>
    </w:p>
    <w:p w14:paraId="000000DA" w14:textId="77777777" w:rsidR="0028197D" w:rsidRPr="000C1D37" w:rsidRDefault="00F61469">
      <w:pPr>
        <w:bidi/>
        <w:spacing w:line="360" w:lineRule="auto"/>
        <w:jc w:val="both"/>
        <w:rPr>
          <w:rFonts w:cs="B Zar"/>
          <w:b/>
          <w:sz w:val="32"/>
          <w:szCs w:val="32"/>
        </w:rPr>
        <w:pPrChange w:id="237" w:author="Fatemeh Mohammadi" w:date="2025-10-08T13:27:00Z">
          <w:pPr>
            <w:bidi/>
            <w:spacing w:line="480" w:lineRule="auto"/>
            <w:jc w:val="both"/>
          </w:pPr>
        </w:pPrChange>
      </w:pPr>
      <w:r w:rsidRPr="000C1D37">
        <w:rPr>
          <w:rFonts w:cs="B Zar"/>
          <w:b/>
          <w:sz w:val="32"/>
          <w:szCs w:val="32"/>
          <w:rtl/>
        </w:rPr>
        <w:lastRenderedPageBreak/>
        <w:t>پاسخ:</w:t>
      </w:r>
    </w:p>
    <w:p w14:paraId="000000DB" w14:textId="77777777" w:rsidR="0028197D" w:rsidRPr="000C1D37" w:rsidRDefault="00F61469">
      <w:pPr>
        <w:bidi/>
        <w:spacing w:line="360" w:lineRule="auto"/>
        <w:jc w:val="both"/>
        <w:rPr>
          <w:rFonts w:cs="B Zar"/>
          <w:sz w:val="32"/>
          <w:szCs w:val="32"/>
        </w:rPr>
        <w:pPrChange w:id="238" w:author="Fatemeh Mohammadi" w:date="2025-10-08T13:27:00Z">
          <w:pPr>
            <w:bidi/>
            <w:spacing w:line="480" w:lineRule="auto"/>
            <w:jc w:val="both"/>
          </w:pPr>
        </w:pPrChange>
      </w:pPr>
      <w:r w:rsidRPr="000C1D37">
        <w:rPr>
          <w:rFonts w:cs="B Zar"/>
          <w:sz w:val="32"/>
          <w:szCs w:val="32"/>
          <w:rtl/>
        </w:rPr>
        <w:t xml:space="preserve"> خیر، اشخاص حقوقی (شرکت‌ها) نیز دارای سابقه و رتبه اعتباری هستند و فرآیند اعتبارسنجی برای آن‌ها نیز انجام می‌شود تا ریسک اعتباری آن‌ها ارزیابی گردد</w:t>
      </w:r>
    </w:p>
    <w:p w14:paraId="000000DC" w14:textId="77777777" w:rsidR="0028197D" w:rsidRPr="000C1D37" w:rsidRDefault="00F61469">
      <w:pPr>
        <w:bidi/>
        <w:spacing w:line="360" w:lineRule="auto"/>
        <w:jc w:val="both"/>
        <w:rPr>
          <w:rFonts w:cs="B Zar"/>
          <w:sz w:val="32"/>
          <w:szCs w:val="32"/>
        </w:rPr>
        <w:pPrChange w:id="239" w:author="Fatemeh Mohammadi" w:date="2025-10-08T13:27:00Z">
          <w:pPr>
            <w:bidi/>
            <w:spacing w:line="480" w:lineRule="auto"/>
            <w:jc w:val="both"/>
          </w:pPr>
        </w:pPrChange>
      </w:pPr>
      <w:r w:rsidRPr="000C1D37">
        <w:rPr>
          <w:rFonts w:cs="B Zar"/>
          <w:b/>
          <w:sz w:val="32"/>
          <w:szCs w:val="32"/>
          <w:rtl/>
        </w:rPr>
        <w:t>سوال 69:</w:t>
      </w:r>
      <w:r w:rsidRPr="000C1D37">
        <w:rPr>
          <w:rFonts w:cs="B Zar"/>
          <w:sz w:val="32"/>
          <w:szCs w:val="32"/>
          <w:rtl/>
        </w:rPr>
        <w:t xml:space="preserve"> برای دریافت وام‌های خرد و کوچک، آیا باز هم اعتبارسنجی ضروری است؟</w:t>
      </w:r>
    </w:p>
    <w:p w14:paraId="000000DD" w14:textId="77777777" w:rsidR="0028197D" w:rsidRPr="000C1D37" w:rsidRDefault="00F61469">
      <w:pPr>
        <w:bidi/>
        <w:spacing w:line="360" w:lineRule="auto"/>
        <w:jc w:val="both"/>
        <w:rPr>
          <w:rFonts w:cs="B Zar"/>
          <w:b/>
          <w:sz w:val="32"/>
          <w:szCs w:val="32"/>
        </w:rPr>
        <w:pPrChange w:id="240" w:author="Fatemeh Mohammadi" w:date="2025-10-08T13:27:00Z">
          <w:pPr>
            <w:bidi/>
            <w:spacing w:line="480" w:lineRule="auto"/>
            <w:jc w:val="both"/>
          </w:pPr>
        </w:pPrChange>
      </w:pPr>
      <w:r w:rsidRPr="000C1D37">
        <w:rPr>
          <w:rFonts w:cs="B Zar"/>
          <w:b/>
          <w:sz w:val="32"/>
          <w:szCs w:val="32"/>
          <w:rtl/>
        </w:rPr>
        <w:t>پاسخ:</w:t>
      </w:r>
    </w:p>
    <w:p w14:paraId="000000DE" w14:textId="2BF6FC81" w:rsidR="0028197D" w:rsidRPr="000C1D37" w:rsidRDefault="00F61469">
      <w:pPr>
        <w:bidi/>
        <w:spacing w:line="360" w:lineRule="auto"/>
        <w:jc w:val="both"/>
        <w:rPr>
          <w:rFonts w:cs="B Zar"/>
          <w:sz w:val="32"/>
          <w:szCs w:val="32"/>
        </w:rPr>
        <w:pPrChange w:id="241" w:author="Fatemeh Mohammadi" w:date="2025-10-08T13:27:00Z">
          <w:pPr>
            <w:bidi/>
            <w:spacing w:line="480" w:lineRule="auto"/>
            <w:jc w:val="both"/>
          </w:pPr>
        </w:pPrChange>
      </w:pPr>
      <w:r w:rsidRPr="000C1D37">
        <w:rPr>
          <w:rFonts w:cs="B Zar"/>
          <w:sz w:val="32"/>
          <w:szCs w:val="32"/>
          <w:rtl/>
        </w:rPr>
        <w:t xml:space="preserve"> بله، </w:t>
      </w:r>
      <w:ins w:id="242" w:author="Fatemeh Mohammadi" w:date="2025-10-08T11:55:00Z">
        <w:r w:rsidR="00D93928">
          <w:rPr>
            <w:rFonts w:cs="B Zar" w:hint="cs"/>
            <w:sz w:val="32"/>
            <w:szCs w:val="32"/>
            <w:rtl/>
          </w:rPr>
          <w:t xml:space="preserve">در شبکه بانکی ابزار اعتبارسنجی برای تسهیل تصمیم گیری اعطای </w:t>
        </w:r>
      </w:ins>
      <w:ins w:id="243" w:author="Fatemeh Mohammadi" w:date="2025-10-08T11:56:00Z">
        <w:r w:rsidR="00D93928">
          <w:rPr>
            <w:rFonts w:cs="B Zar" w:hint="cs"/>
            <w:sz w:val="32"/>
            <w:szCs w:val="32"/>
            <w:rtl/>
          </w:rPr>
          <w:t xml:space="preserve">انواع </w:t>
        </w:r>
      </w:ins>
      <w:ins w:id="244" w:author="Fatemeh Mohammadi" w:date="2025-10-08T11:55:00Z">
        <w:r w:rsidR="00D93928">
          <w:rPr>
            <w:rFonts w:cs="B Zar" w:hint="cs"/>
            <w:sz w:val="32"/>
            <w:szCs w:val="32"/>
            <w:rtl/>
          </w:rPr>
          <w:t>تسهیلات به مشتریان مورد کاربرد است</w:t>
        </w:r>
      </w:ins>
      <w:ins w:id="245" w:author="Fatemeh Mohammadi" w:date="2025-10-08T11:56:00Z">
        <w:r w:rsidR="00D93928">
          <w:rPr>
            <w:rFonts w:cs="B Zar" w:hint="cs"/>
            <w:sz w:val="32"/>
            <w:szCs w:val="32"/>
            <w:rtl/>
          </w:rPr>
          <w:t>. البته باید توجه داشت امتیاز و گزارش اعتباری اشخاص جنبه مشاوره</w:t>
        </w:r>
      </w:ins>
      <w:ins w:id="246" w:author="Fatemeh Mohammadi" w:date="2025-10-08T11:57:00Z">
        <w:r w:rsidR="00D93928">
          <w:rPr>
            <w:rFonts w:cs="B Zar" w:hint="cs"/>
            <w:sz w:val="32"/>
            <w:szCs w:val="32"/>
            <w:rtl/>
          </w:rPr>
          <w:t>‌</w:t>
        </w:r>
      </w:ins>
      <w:ins w:id="247" w:author="Fatemeh Mohammadi" w:date="2025-10-08T11:56:00Z">
        <w:r w:rsidR="00D93928">
          <w:rPr>
            <w:rFonts w:cs="B Zar" w:hint="cs"/>
            <w:sz w:val="32"/>
            <w:szCs w:val="32"/>
            <w:rtl/>
          </w:rPr>
          <w:t>ای داشته و تصمیم گیر</w:t>
        </w:r>
      </w:ins>
      <w:ins w:id="248" w:author="Fatemeh Mohammadi" w:date="2025-10-08T11:57:00Z">
        <w:r w:rsidR="00D93928">
          <w:rPr>
            <w:rFonts w:cs="B Zar" w:hint="cs"/>
            <w:sz w:val="32"/>
            <w:szCs w:val="32"/>
            <w:rtl/>
          </w:rPr>
          <w:t xml:space="preserve">نده </w:t>
        </w:r>
      </w:ins>
      <w:ins w:id="249" w:author="Fatemeh Mohammadi" w:date="2025-10-08T11:56:00Z">
        <w:r w:rsidR="00D93928">
          <w:rPr>
            <w:rFonts w:cs="B Zar" w:hint="cs"/>
            <w:sz w:val="32"/>
            <w:szCs w:val="32"/>
            <w:rtl/>
          </w:rPr>
          <w:t xml:space="preserve">نهایی خود بانک یا نهاد اعتباردهنده است. </w:t>
        </w:r>
      </w:ins>
      <w:del w:id="250" w:author="Fatemeh Mohammadi" w:date="2025-10-08T11:57:00Z">
        <w:r w:rsidRPr="000C1D37" w:rsidDel="00D93928">
          <w:rPr>
            <w:rFonts w:cs="B Zar"/>
            <w:sz w:val="32"/>
            <w:szCs w:val="32"/>
            <w:rtl/>
          </w:rPr>
          <w:delText xml:space="preserve">حتی برای وام‌های خرد و کوچک نیز اعتبارسنجی انجام می‌شود. </w:delText>
        </w:r>
      </w:del>
    </w:p>
    <w:p w14:paraId="000000DF" w14:textId="77777777" w:rsidR="0028197D" w:rsidRPr="000C1D37" w:rsidRDefault="00F61469">
      <w:pPr>
        <w:bidi/>
        <w:spacing w:line="360" w:lineRule="auto"/>
        <w:jc w:val="both"/>
        <w:rPr>
          <w:rFonts w:cs="B Zar"/>
          <w:sz w:val="32"/>
          <w:szCs w:val="32"/>
        </w:rPr>
        <w:pPrChange w:id="251" w:author="Fatemeh Mohammadi" w:date="2025-10-08T13:27:00Z">
          <w:pPr>
            <w:bidi/>
            <w:spacing w:line="480" w:lineRule="auto"/>
            <w:jc w:val="both"/>
          </w:pPr>
        </w:pPrChange>
      </w:pPr>
      <w:r w:rsidRPr="000C1D37">
        <w:rPr>
          <w:rFonts w:cs="B Zar"/>
          <w:b/>
          <w:sz w:val="32"/>
          <w:szCs w:val="32"/>
          <w:rtl/>
        </w:rPr>
        <w:t>سوال 70:</w:t>
      </w:r>
      <w:r w:rsidRPr="000C1D37">
        <w:rPr>
          <w:rFonts w:cs="B Zar"/>
          <w:sz w:val="32"/>
          <w:szCs w:val="32"/>
          <w:rtl/>
        </w:rPr>
        <w:t xml:space="preserve"> آیا می‌توانم رتبه اعتباری خود را به صورت رایگان استعلام کنم؟</w:t>
      </w:r>
    </w:p>
    <w:p w14:paraId="000000E0" w14:textId="77777777" w:rsidR="0028197D" w:rsidRPr="000C1D37" w:rsidRDefault="00F61469">
      <w:pPr>
        <w:bidi/>
        <w:spacing w:line="360" w:lineRule="auto"/>
        <w:jc w:val="both"/>
        <w:rPr>
          <w:rFonts w:cs="B Zar"/>
          <w:b/>
          <w:sz w:val="32"/>
          <w:szCs w:val="32"/>
        </w:rPr>
        <w:pPrChange w:id="252" w:author="Fatemeh Mohammadi" w:date="2025-10-08T13:27:00Z">
          <w:pPr>
            <w:bidi/>
            <w:spacing w:line="480" w:lineRule="auto"/>
            <w:jc w:val="both"/>
          </w:pPr>
        </w:pPrChange>
      </w:pPr>
      <w:r w:rsidRPr="000C1D37">
        <w:rPr>
          <w:rFonts w:cs="B Zar"/>
          <w:b/>
          <w:sz w:val="32"/>
          <w:szCs w:val="32"/>
          <w:rtl/>
        </w:rPr>
        <w:t>پاسخ:</w:t>
      </w:r>
    </w:p>
    <w:p w14:paraId="000000E1" w14:textId="77777777" w:rsidR="0028197D" w:rsidRPr="000C1D37" w:rsidRDefault="00F61469">
      <w:pPr>
        <w:bidi/>
        <w:spacing w:line="360" w:lineRule="auto"/>
        <w:jc w:val="both"/>
        <w:rPr>
          <w:rFonts w:cs="B Zar"/>
          <w:sz w:val="32"/>
          <w:szCs w:val="32"/>
        </w:rPr>
        <w:pPrChange w:id="253" w:author="Fatemeh Mohammadi" w:date="2025-10-08T13:27:00Z">
          <w:pPr>
            <w:bidi/>
            <w:spacing w:line="480" w:lineRule="auto"/>
            <w:jc w:val="both"/>
          </w:pPr>
        </w:pPrChange>
      </w:pPr>
      <w:r w:rsidRPr="000C1D37">
        <w:rPr>
          <w:rFonts w:cs="B Zar"/>
          <w:sz w:val="32"/>
          <w:szCs w:val="32"/>
          <w:rtl/>
        </w:rPr>
        <w:t xml:space="preserve"> خیر، طبق قوانین موجود، دریافت گزارش اعتباری (که شامل نمره/رتبه اعتباری است) مشمول هزینه است که از طریق ‌سایت </w:t>
      </w:r>
      <w:r>
        <w:fldChar w:fldCharType="begin"/>
      </w:r>
      <w:r>
        <w:instrText>HYPERLINK "http://nics24.com" \h</w:instrText>
      </w:r>
      <w:r>
        <w:fldChar w:fldCharType="separate"/>
      </w:r>
      <w:r w:rsidRPr="000C1D37">
        <w:rPr>
          <w:rFonts w:cs="B Zar"/>
          <w:color w:val="0563C1"/>
          <w:sz w:val="32"/>
          <w:szCs w:val="32"/>
          <w:u w:val="single"/>
        </w:rPr>
        <w:t>nics24.com</w:t>
      </w:r>
      <w:r>
        <w:rPr>
          <w:rFonts w:cs="B Zar"/>
          <w:color w:val="0563C1"/>
          <w:sz w:val="32"/>
          <w:szCs w:val="32"/>
          <w:u w:val="single"/>
        </w:rPr>
        <w:fldChar w:fldCharType="end"/>
      </w:r>
      <w:r w:rsidRPr="000C1D37">
        <w:rPr>
          <w:rFonts w:cs="B Zar"/>
          <w:sz w:val="32"/>
          <w:szCs w:val="32"/>
          <w:rtl/>
        </w:rPr>
        <w:t xml:space="preserve"> قابل پرداخت است.</w:t>
      </w:r>
    </w:p>
    <w:p w14:paraId="000000E2" w14:textId="77777777" w:rsidR="0028197D" w:rsidRPr="000C1D37" w:rsidRDefault="00F61469">
      <w:pPr>
        <w:bidi/>
        <w:spacing w:line="360" w:lineRule="auto"/>
        <w:jc w:val="both"/>
        <w:rPr>
          <w:rFonts w:cs="B Zar"/>
          <w:sz w:val="32"/>
          <w:szCs w:val="32"/>
        </w:rPr>
        <w:pPrChange w:id="254" w:author="Fatemeh Mohammadi" w:date="2025-10-08T13:27:00Z">
          <w:pPr>
            <w:bidi/>
            <w:spacing w:line="480" w:lineRule="auto"/>
            <w:jc w:val="both"/>
          </w:pPr>
        </w:pPrChange>
      </w:pPr>
      <w:r w:rsidRPr="000C1D37">
        <w:rPr>
          <w:rFonts w:cs="B Zar"/>
          <w:b/>
          <w:sz w:val="32"/>
          <w:szCs w:val="32"/>
          <w:rtl/>
        </w:rPr>
        <w:t>سوال 71:</w:t>
      </w:r>
      <w:r w:rsidRPr="000C1D37">
        <w:rPr>
          <w:rFonts w:cs="B Zar"/>
          <w:sz w:val="32"/>
          <w:szCs w:val="32"/>
          <w:rtl/>
        </w:rPr>
        <w:t xml:space="preserve"> اگر هیچ سابقه اعتباری نداشته باشم، چگونه می‌توانم برای خود سابقه اعتباری بسازم؟</w:t>
      </w:r>
    </w:p>
    <w:p w14:paraId="000000E3" w14:textId="77777777" w:rsidR="0028197D" w:rsidRPr="000C1D37" w:rsidRDefault="00F61469">
      <w:pPr>
        <w:bidi/>
        <w:spacing w:line="360" w:lineRule="auto"/>
        <w:jc w:val="both"/>
        <w:rPr>
          <w:rFonts w:cs="B Zar"/>
          <w:sz w:val="32"/>
          <w:szCs w:val="32"/>
        </w:rPr>
        <w:pPrChange w:id="255"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0E4" w14:textId="5E94993C" w:rsidR="0028197D" w:rsidRPr="000C1D37" w:rsidRDefault="00F61469">
      <w:pPr>
        <w:bidi/>
        <w:spacing w:line="360" w:lineRule="auto"/>
        <w:jc w:val="both"/>
        <w:rPr>
          <w:rFonts w:cs="B Zar"/>
          <w:sz w:val="32"/>
          <w:szCs w:val="32"/>
        </w:rPr>
        <w:pPrChange w:id="256" w:author="Fatemeh Mohammadi" w:date="2025-10-08T13:27:00Z">
          <w:pPr>
            <w:bidi/>
            <w:spacing w:line="480" w:lineRule="auto"/>
            <w:jc w:val="both"/>
          </w:pPr>
        </w:pPrChange>
      </w:pPr>
      <w:r w:rsidRPr="000C1D37">
        <w:rPr>
          <w:rFonts w:cs="B Zar"/>
          <w:sz w:val="32"/>
          <w:szCs w:val="32"/>
          <w:rtl/>
        </w:rPr>
        <w:lastRenderedPageBreak/>
        <w:t>می‌توانید با دریافت تسهیلات کوچک و خرد از بانک‌ها یا مؤسسات مالی معتبر و بازپرداخت به موقع آن‌ها، شروع به ساخت یک سابقه اعتباری مثبت کنید. خرید اقساطی کالا از فروشگاه‌های طرف قرارداد با بانک ‌ها نیز می‌تواند کمک‌ کننده باشد</w:t>
      </w:r>
      <w:ins w:id="257" w:author="Fatemeh Mohammadi" w:date="2025-10-08T11:57:00Z">
        <w:r w:rsidR="00D93928">
          <w:rPr>
            <w:rFonts w:cs="B Zar" w:hint="cs"/>
            <w:sz w:val="32"/>
            <w:szCs w:val="32"/>
            <w:rtl/>
          </w:rPr>
          <w:t>.</w:t>
        </w:r>
      </w:ins>
    </w:p>
    <w:p w14:paraId="000000E5" w14:textId="77777777" w:rsidR="0028197D" w:rsidRPr="000C1D37" w:rsidRDefault="00F61469">
      <w:pPr>
        <w:bidi/>
        <w:spacing w:line="360" w:lineRule="auto"/>
        <w:jc w:val="both"/>
        <w:rPr>
          <w:rFonts w:cs="B Zar"/>
          <w:sz w:val="32"/>
          <w:szCs w:val="32"/>
        </w:rPr>
        <w:pPrChange w:id="258" w:author="Fatemeh Mohammadi" w:date="2025-10-08T13:27:00Z">
          <w:pPr>
            <w:bidi/>
            <w:spacing w:line="480" w:lineRule="auto"/>
            <w:jc w:val="both"/>
          </w:pPr>
        </w:pPrChange>
      </w:pPr>
      <w:r w:rsidRPr="000C1D37">
        <w:rPr>
          <w:rFonts w:cs="B Zar"/>
          <w:b/>
          <w:sz w:val="32"/>
          <w:szCs w:val="32"/>
          <w:rtl/>
        </w:rPr>
        <w:t>سوال 71:</w:t>
      </w:r>
      <w:r w:rsidRPr="000C1D37">
        <w:rPr>
          <w:rFonts w:cs="B Zar"/>
          <w:sz w:val="32"/>
          <w:szCs w:val="32"/>
          <w:rtl/>
        </w:rPr>
        <w:t xml:space="preserve"> آیا وضعیت تأهل یا تعداد فرزندان بر رتبه اعتباری تاثیر دارد؟</w:t>
      </w:r>
    </w:p>
    <w:p w14:paraId="000000E6" w14:textId="77777777" w:rsidR="0028197D" w:rsidRPr="000C1D37" w:rsidRDefault="00F61469">
      <w:pPr>
        <w:bidi/>
        <w:spacing w:line="360" w:lineRule="auto"/>
        <w:jc w:val="both"/>
        <w:rPr>
          <w:rFonts w:cs="B Zar"/>
          <w:b/>
          <w:sz w:val="32"/>
          <w:szCs w:val="32"/>
        </w:rPr>
        <w:pPrChange w:id="259" w:author="Fatemeh Mohammadi" w:date="2025-10-08T13:27:00Z">
          <w:pPr>
            <w:bidi/>
            <w:spacing w:line="480" w:lineRule="auto"/>
            <w:jc w:val="both"/>
          </w:pPr>
        </w:pPrChange>
      </w:pPr>
      <w:r w:rsidRPr="000C1D37">
        <w:rPr>
          <w:rFonts w:cs="B Zar"/>
          <w:b/>
          <w:sz w:val="32"/>
          <w:szCs w:val="32"/>
          <w:rtl/>
        </w:rPr>
        <w:t>پاسخ:</w:t>
      </w:r>
    </w:p>
    <w:p w14:paraId="000000E7" w14:textId="60853F04" w:rsidR="0028197D" w:rsidRPr="000C1D37" w:rsidRDefault="00F61469">
      <w:pPr>
        <w:bidi/>
        <w:spacing w:line="360" w:lineRule="auto"/>
        <w:jc w:val="both"/>
        <w:rPr>
          <w:rFonts w:cs="B Zar"/>
          <w:sz w:val="32"/>
          <w:szCs w:val="32"/>
        </w:rPr>
        <w:pPrChange w:id="260" w:author="Fatemeh Mohammadi" w:date="2025-10-08T13:27:00Z">
          <w:pPr>
            <w:bidi/>
            <w:spacing w:line="480" w:lineRule="auto"/>
            <w:jc w:val="both"/>
          </w:pPr>
        </w:pPrChange>
      </w:pPr>
      <w:r w:rsidRPr="000C1D37">
        <w:rPr>
          <w:rFonts w:cs="B Zar"/>
          <w:sz w:val="32"/>
          <w:szCs w:val="32"/>
          <w:rtl/>
        </w:rPr>
        <w:t xml:space="preserve"> خیر، وضعیت تأهل یا تعداد فرزندان </w:t>
      </w:r>
      <w:del w:id="261" w:author="Fatemeh Mohammadi" w:date="2025-10-08T11:58:00Z">
        <w:r w:rsidRPr="000C1D37" w:rsidDel="00D93928">
          <w:rPr>
            <w:rFonts w:cs="B Zar"/>
            <w:sz w:val="32"/>
            <w:szCs w:val="32"/>
            <w:rtl/>
          </w:rPr>
          <w:delText xml:space="preserve">به طور مستقیم </w:delText>
        </w:r>
      </w:del>
      <w:r w:rsidRPr="000C1D37">
        <w:rPr>
          <w:rFonts w:cs="B Zar"/>
          <w:sz w:val="32"/>
          <w:szCs w:val="32"/>
          <w:rtl/>
        </w:rPr>
        <w:t>بر رتبه اعتباری شما تاثیر نمی‌گذارد.</w:t>
      </w:r>
      <w:del w:id="262" w:author="Fatemeh Mohammadi" w:date="2025-10-08T11:58:00Z">
        <w:r w:rsidRPr="000C1D37" w:rsidDel="00D93928">
          <w:rPr>
            <w:rFonts w:cs="B Zar"/>
            <w:sz w:val="32"/>
            <w:szCs w:val="32"/>
            <w:rtl/>
          </w:rPr>
          <w:delText xml:space="preserve"> </w:delText>
        </w:r>
      </w:del>
      <w:r w:rsidRPr="000C1D37">
        <w:rPr>
          <w:rFonts w:cs="B Zar"/>
          <w:sz w:val="32"/>
          <w:szCs w:val="32"/>
          <w:rtl/>
        </w:rPr>
        <w:t xml:space="preserve">اعتبارسنجی </w:t>
      </w:r>
      <w:ins w:id="263" w:author="Fatemeh Mohammadi" w:date="2025-10-08T11:58:00Z">
        <w:r w:rsidR="00D93928">
          <w:rPr>
            <w:rFonts w:cs="B Zar" w:hint="cs"/>
            <w:sz w:val="32"/>
            <w:szCs w:val="32"/>
            <w:rtl/>
          </w:rPr>
          <w:t xml:space="preserve">تنها </w:t>
        </w:r>
      </w:ins>
      <w:r w:rsidRPr="000C1D37">
        <w:rPr>
          <w:rFonts w:cs="B Zar"/>
          <w:sz w:val="32"/>
          <w:szCs w:val="32"/>
          <w:rtl/>
        </w:rPr>
        <w:t xml:space="preserve">بر اساس رفتار و سوابق مالی </w:t>
      </w:r>
      <w:del w:id="264" w:author="Fatemeh Mohammadi" w:date="2025-10-08T11:58:00Z">
        <w:r w:rsidRPr="000C1D37" w:rsidDel="00D93928">
          <w:rPr>
            <w:rFonts w:cs="B Zar"/>
            <w:sz w:val="32"/>
            <w:szCs w:val="32"/>
            <w:rtl/>
          </w:rPr>
          <w:delText xml:space="preserve">شما </w:delText>
        </w:r>
      </w:del>
      <w:ins w:id="265" w:author="Fatemeh Mohammadi" w:date="2025-10-08T11:58:00Z">
        <w:r w:rsidR="00D93928">
          <w:rPr>
            <w:rFonts w:cs="B Zar" w:hint="cs"/>
            <w:sz w:val="32"/>
            <w:szCs w:val="32"/>
            <w:rtl/>
          </w:rPr>
          <w:t>خود شخص</w:t>
        </w:r>
        <w:r w:rsidR="00D93928" w:rsidRPr="000C1D37">
          <w:rPr>
            <w:rFonts w:cs="B Zar"/>
            <w:sz w:val="32"/>
            <w:szCs w:val="32"/>
            <w:rtl/>
          </w:rPr>
          <w:t xml:space="preserve"> </w:t>
        </w:r>
      </w:ins>
      <w:r w:rsidRPr="000C1D37">
        <w:rPr>
          <w:rFonts w:cs="B Zar"/>
          <w:sz w:val="32"/>
          <w:szCs w:val="32"/>
          <w:rtl/>
        </w:rPr>
        <w:t>انجام می‌شود.</w:t>
      </w:r>
    </w:p>
    <w:p w14:paraId="000000E8" w14:textId="77777777" w:rsidR="0028197D" w:rsidRPr="000C1D37" w:rsidRDefault="00F61469">
      <w:pPr>
        <w:bidi/>
        <w:spacing w:line="360" w:lineRule="auto"/>
        <w:jc w:val="both"/>
        <w:rPr>
          <w:rFonts w:cs="B Zar"/>
          <w:sz w:val="32"/>
          <w:szCs w:val="32"/>
        </w:rPr>
        <w:pPrChange w:id="266" w:author="Fatemeh Mohammadi" w:date="2025-10-08T13:27:00Z">
          <w:pPr>
            <w:bidi/>
            <w:spacing w:line="480" w:lineRule="auto"/>
            <w:jc w:val="both"/>
          </w:pPr>
        </w:pPrChange>
      </w:pPr>
      <w:r w:rsidRPr="000C1D37">
        <w:rPr>
          <w:rFonts w:cs="B Zar"/>
          <w:b/>
          <w:sz w:val="32"/>
          <w:szCs w:val="32"/>
          <w:rtl/>
        </w:rPr>
        <w:t>سوال 72:</w:t>
      </w:r>
      <w:r w:rsidRPr="000C1D37">
        <w:rPr>
          <w:rFonts w:cs="B Zar"/>
          <w:sz w:val="32"/>
          <w:szCs w:val="32"/>
          <w:rtl/>
        </w:rPr>
        <w:t xml:space="preserve"> آیا تغییر شغل یا محل سکونت بر رتبه اعتباری تاثیر دارد؟</w:t>
      </w:r>
    </w:p>
    <w:p w14:paraId="000000E9" w14:textId="77777777" w:rsidR="0028197D" w:rsidRPr="000C1D37" w:rsidRDefault="00F61469">
      <w:pPr>
        <w:bidi/>
        <w:spacing w:line="360" w:lineRule="auto"/>
        <w:jc w:val="both"/>
        <w:rPr>
          <w:rFonts w:cs="B Zar"/>
          <w:sz w:val="32"/>
          <w:szCs w:val="32"/>
        </w:rPr>
        <w:pPrChange w:id="267"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0EA" w14:textId="77777777" w:rsidR="0028197D" w:rsidRPr="000C1D37" w:rsidRDefault="00F61469">
      <w:pPr>
        <w:bidi/>
        <w:spacing w:line="360" w:lineRule="auto"/>
        <w:jc w:val="both"/>
        <w:rPr>
          <w:rFonts w:cs="B Zar"/>
          <w:sz w:val="32"/>
          <w:szCs w:val="32"/>
        </w:rPr>
        <w:pPrChange w:id="268" w:author="Fatemeh Mohammadi" w:date="2025-10-08T13:27:00Z">
          <w:pPr>
            <w:bidi/>
            <w:spacing w:line="480" w:lineRule="auto"/>
            <w:jc w:val="both"/>
          </w:pPr>
        </w:pPrChange>
      </w:pPr>
      <w:r w:rsidRPr="000C1D37">
        <w:rPr>
          <w:rFonts w:cs="B Zar"/>
          <w:sz w:val="32"/>
          <w:szCs w:val="32"/>
          <w:rtl/>
        </w:rPr>
        <w:t>تغییر شغل یا محل سکونت به خودی خود بر رتبه اعتباری تاثیر منفی ندارد. آنچه مهم است، توانایی شما در ادامه پرداخت تعهدات مالی، بدون وقفه است.</w:t>
      </w:r>
    </w:p>
    <w:p w14:paraId="000000EB" w14:textId="4B221A99" w:rsidR="0028197D" w:rsidRPr="000C1D37" w:rsidRDefault="00F61469">
      <w:pPr>
        <w:bidi/>
        <w:spacing w:line="360" w:lineRule="auto"/>
        <w:jc w:val="both"/>
        <w:rPr>
          <w:rFonts w:cs="B Zar"/>
          <w:sz w:val="32"/>
          <w:szCs w:val="32"/>
        </w:rPr>
        <w:pPrChange w:id="269" w:author="Fatemeh Mohammadi" w:date="2025-10-08T13:27:00Z">
          <w:pPr>
            <w:bidi/>
            <w:spacing w:line="480" w:lineRule="auto"/>
            <w:jc w:val="both"/>
          </w:pPr>
        </w:pPrChange>
      </w:pPr>
      <w:r w:rsidRPr="000C1D37">
        <w:rPr>
          <w:rFonts w:cs="B Zar"/>
          <w:b/>
          <w:sz w:val="32"/>
          <w:szCs w:val="32"/>
          <w:rtl/>
        </w:rPr>
        <w:t>سوال 73</w:t>
      </w:r>
      <w:r w:rsidRPr="000C1D37">
        <w:rPr>
          <w:rFonts w:cs="B Zar"/>
          <w:sz w:val="32"/>
          <w:szCs w:val="32"/>
        </w:rPr>
        <w:t xml:space="preserve"> </w:t>
      </w:r>
      <w:del w:id="270" w:author="Fatemeh Mohammadi" w:date="2025-10-11T13:44:00Z">
        <w:r w:rsidRPr="000C1D37" w:rsidDel="004E6221">
          <w:rPr>
            <w:rFonts w:cs="B Zar"/>
            <w:sz w:val="32"/>
            <w:szCs w:val="32"/>
          </w:rPr>
          <w:delText>:</w:delText>
        </w:r>
        <w:r w:rsidRPr="000C1D37" w:rsidDel="004E6221">
          <w:rPr>
            <w:rFonts w:cs="B Zar"/>
            <w:b/>
            <w:sz w:val="32"/>
            <w:szCs w:val="32"/>
          </w:rPr>
          <w:delText>:</w:delText>
        </w:r>
      </w:del>
      <w:ins w:id="271" w:author="Fatemeh Mohammadi" w:date="2025-10-11T13:44:00Z">
        <w:r w:rsidR="004E6221">
          <w:rPr>
            <w:rFonts w:cs="B Zar" w:hint="cs"/>
            <w:sz w:val="32"/>
            <w:szCs w:val="32"/>
            <w:rtl/>
          </w:rPr>
          <w:t>:</w:t>
        </w:r>
      </w:ins>
      <w:r w:rsidRPr="000C1D37">
        <w:rPr>
          <w:rFonts w:cs="B Zar"/>
          <w:sz w:val="32"/>
          <w:szCs w:val="32"/>
          <w:rtl/>
        </w:rPr>
        <w:t xml:space="preserve"> آیا بانک می‌تواند در خصوص تغییر رتبه اعتباری من کاری انجام دهد؟</w:t>
      </w:r>
    </w:p>
    <w:p w14:paraId="000000EC" w14:textId="77777777" w:rsidR="0028197D" w:rsidRPr="000C1D37" w:rsidRDefault="00F61469">
      <w:pPr>
        <w:bidi/>
        <w:spacing w:line="360" w:lineRule="auto"/>
        <w:jc w:val="both"/>
        <w:rPr>
          <w:rFonts w:cs="B Zar"/>
          <w:b/>
          <w:sz w:val="32"/>
          <w:szCs w:val="32"/>
        </w:rPr>
        <w:pPrChange w:id="272" w:author="Fatemeh Mohammadi" w:date="2025-10-08T13:27:00Z">
          <w:pPr>
            <w:bidi/>
            <w:spacing w:line="480" w:lineRule="auto"/>
            <w:jc w:val="both"/>
          </w:pPr>
        </w:pPrChange>
      </w:pPr>
      <w:r w:rsidRPr="000C1D37">
        <w:rPr>
          <w:rFonts w:cs="B Zar"/>
          <w:b/>
          <w:sz w:val="32"/>
          <w:szCs w:val="32"/>
          <w:rtl/>
        </w:rPr>
        <w:t xml:space="preserve">پاسخ: </w:t>
      </w:r>
    </w:p>
    <w:p w14:paraId="000000ED" w14:textId="13629ED7" w:rsidR="0028197D" w:rsidRPr="000C1D37" w:rsidRDefault="00F61469">
      <w:pPr>
        <w:bidi/>
        <w:spacing w:line="360" w:lineRule="auto"/>
        <w:jc w:val="both"/>
        <w:rPr>
          <w:rFonts w:cs="B Zar"/>
          <w:sz w:val="32"/>
          <w:szCs w:val="32"/>
        </w:rPr>
        <w:pPrChange w:id="273" w:author="Fatemeh Mohammadi" w:date="2025-10-08T13:27:00Z">
          <w:pPr>
            <w:bidi/>
            <w:spacing w:line="480" w:lineRule="auto"/>
            <w:jc w:val="both"/>
          </w:pPr>
        </w:pPrChange>
      </w:pPr>
      <w:r w:rsidRPr="000C1D37">
        <w:rPr>
          <w:rFonts w:cs="B Zar"/>
          <w:sz w:val="32"/>
          <w:szCs w:val="32"/>
          <w:rtl/>
        </w:rPr>
        <w:lastRenderedPageBreak/>
        <w:t>خیر، هیچ سازمان</w:t>
      </w:r>
      <w:ins w:id="274" w:author="Fatemeh Mohammadi" w:date="2025-10-08T11:58:00Z">
        <w:r w:rsidR="00D93928">
          <w:rPr>
            <w:rFonts w:cs="B Zar" w:hint="cs"/>
            <w:sz w:val="32"/>
            <w:szCs w:val="32"/>
            <w:rtl/>
          </w:rPr>
          <w:t>ی حتی بانک</w:t>
        </w:r>
        <w:r w:rsidR="00D93928">
          <w:rPr>
            <w:rFonts w:cs="B Zar" w:hint="cs"/>
            <w:sz w:val="32"/>
            <w:szCs w:val="32"/>
            <w:rtl/>
            <w:lang w:bidi="fa-IR"/>
          </w:rPr>
          <w:t>‎‌ها</w:t>
        </w:r>
      </w:ins>
      <w:del w:id="275" w:author="Fatemeh Mohammadi" w:date="2025-10-08T11:58:00Z">
        <w:r w:rsidRPr="000C1D37" w:rsidDel="00D93928">
          <w:rPr>
            <w:rFonts w:cs="B Zar"/>
            <w:sz w:val="32"/>
            <w:szCs w:val="32"/>
            <w:rtl/>
          </w:rPr>
          <w:delText xml:space="preserve"> یا بانکی </w:delText>
        </w:r>
      </w:del>
      <w:r w:rsidRPr="000C1D37">
        <w:rPr>
          <w:rFonts w:cs="B Zar"/>
          <w:sz w:val="32"/>
          <w:szCs w:val="32"/>
          <w:rtl/>
        </w:rPr>
        <w:t>نمی‌تواند به طور مستقیم رتبه اعتباری شما را تغییر دهد. رتبه اعتباری شما بر اساس سوابق مالی و تعهدات خودتان محاسبه می‌شود و تنها راه بهبود آن، پرداخت به موقع تمامی اقساط و بدهی‌ها است.</w:t>
      </w:r>
    </w:p>
    <w:p w14:paraId="000000EE" w14:textId="77777777" w:rsidR="0028197D" w:rsidRPr="000C1D37" w:rsidRDefault="00F61469">
      <w:pPr>
        <w:bidi/>
        <w:spacing w:line="360" w:lineRule="auto"/>
        <w:jc w:val="both"/>
        <w:rPr>
          <w:rFonts w:cs="B Zar"/>
          <w:sz w:val="32"/>
          <w:szCs w:val="32"/>
        </w:rPr>
        <w:pPrChange w:id="276" w:author="Fatemeh Mohammadi" w:date="2025-10-08T13:27:00Z">
          <w:pPr>
            <w:bidi/>
            <w:spacing w:line="480" w:lineRule="auto"/>
            <w:jc w:val="both"/>
          </w:pPr>
        </w:pPrChange>
      </w:pPr>
      <w:r w:rsidRPr="000C1D37">
        <w:rPr>
          <w:rFonts w:cs="B Zar"/>
          <w:b/>
          <w:sz w:val="32"/>
          <w:szCs w:val="32"/>
          <w:rtl/>
        </w:rPr>
        <w:t>سوال 74 :</w:t>
      </w:r>
      <w:r w:rsidRPr="000C1D37">
        <w:rPr>
          <w:rFonts w:cs="B Zar"/>
          <w:sz w:val="32"/>
          <w:szCs w:val="32"/>
          <w:rtl/>
        </w:rPr>
        <w:t xml:space="preserve"> چرا رتبه اعتباری من مهم است؟</w:t>
      </w:r>
    </w:p>
    <w:p w14:paraId="000000EF" w14:textId="77777777" w:rsidR="0028197D" w:rsidRPr="000C1D37" w:rsidRDefault="00F61469">
      <w:pPr>
        <w:bidi/>
        <w:spacing w:line="360" w:lineRule="auto"/>
        <w:jc w:val="both"/>
        <w:rPr>
          <w:rFonts w:cs="B Zar"/>
          <w:b/>
          <w:sz w:val="32"/>
          <w:szCs w:val="32"/>
        </w:rPr>
        <w:pPrChange w:id="277" w:author="Fatemeh Mohammadi" w:date="2025-10-08T13:27:00Z">
          <w:pPr>
            <w:bidi/>
            <w:spacing w:line="480" w:lineRule="auto"/>
            <w:jc w:val="both"/>
          </w:pPr>
        </w:pPrChange>
      </w:pPr>
      <w:r w:rsidRPr="000C1D37">
        <w:rPr>
          <w:rFonts w:cs="B Zar"/>
          <w:b/>
          <w:sz w:val="32"/>
          <w:szCs w:val="32"/>
          <w:rtl/>
        </w:rPr>
        <w:t>پاسخ :</w:t>
      </w:r>
    </w:p>
    <w:p w14:paraId="000000F0" w14:textId="77777777" w:rsidR="0028197D" w:rsidRPr="000C1D37" w:rsidRDefault="00F61469">
      <w:pPr>
        <w:bidi/>
        <w:spacing w:line="360" w:lineRule="auto"/>
        <w:jc w:val="both"/>
        <w:rPr>
          <w:rFonts w:cs="B Zar"/>
          <w:sz w:val="32"/>
          <w:szCs w:val="32"/>
        </w:rPr>
        <w:pPrChange w:id="278" w:author="Fatemeh Mohammadi" w:date="2025-10-08T13:27:00Z">
          <w:pPr>
            <w:bidi/>
            <w:spacing w:line="480" w:lineRule="auto"/>
            <w:jc w:val="both"/>
          </w:pPr>
        </w:pPrChange>
      </w:pPr>
      <w:r w:rsidRPr="000C1D37">
        <w:rPr>
          <w:rFonts w:cs="B Zar"/>
          <w:sz w:val="32"/>
          <w:szCs w:val="32"/>
          <w:rtl/>
        </w:rPr>
        <w:t xml:space="preserve"> رتبه اعتباری شما تعیین‌کننده اصلی برای دسترسی به تسهیلات بانکی، و شرایط دریافت خدمات مالی دیگر است. رتبه بالاتر به معنای شرایط بهتر است.</w:t>
      </w:r>
    </w:p>
    <w:p w14:paraId="000000F1" w14:textId="77777777" w:rsidR="0028197D" w:rsidRPr="000C1D37" w:rsidRDefault="00F61469">
      <w:pPr>
        <w:bidi/>
        <w:spacing w:line="360" w:lineRule="auto"/>
        <w:jc w:val="both"/>
        <w:rPr>
          <w:rFonts w:cs="B Zar"/>
          <w:sz w:val="32"/>
          <w:szCs w:val="32"/>
        </w:rPr>
        <w:pPrChange w:id="279" w:author="Fatemeh Mohammadi" w:date="2025-10-08T13:27:00Z">
          <w:pPr>
            <w:bidi/>
            <w:spacing w:line="480" w:lineRule="auto"/>
            <w:jc w:val="both"/>
          </w:pPr>
        </w:pPrChange>
      </w:pPr>
      <w:r w:rsidRPr="000C1D37">
        <w:rPr>
          <w:rFonts w:cs="B Zar"/>
          <w:b/>
          <w:sz w:val="32"/>
          <w:szCs w:val="32"/>
          <w:rtl/>
        </w:rPr>
        <w:t>سوال 75</w:t>
      </w:r>
      <w:r w:rsidRPr="000C1D37">
        <w:rPr>
          <w:rFonts w:cs="B Zar"/>
          <w:sz w:val="32"/>
          <w:szCs w:val="32"/>
        </w:rPr>
        <w:t xml:space="preserve"> </w:t>
      </w:r>
      <w:r w:rsidRPr="000C1D37">
        <w:rPr>
          <w:rFonts w:cs="B Zar"/>
          <w:b/>
          <w:sz w:val="32"/>
          <w:szCs w:val="32"/>
        </w:rPr>
        <w:t>:</w:t>
      </w:r>
      <w:r w:rsidRPr="000C1D37">
        <w:rPr>
          <w:rFonts w:cs="B Zar"/>
          <w:sz w:val="32"/>
          <w:szCs w:val="32"/>
          <w:rtl/>
        </w:rPr>
        <w:t xml:space="preserve"> چقدر طول می‌کشد تا رتبه اعتباری من به‌روز شود؟</w:t>
      </w:r>
    </w:p>
    <w:p w14:paraId="000000F2" w14:textId="77777777" w:rsidR="0028197D" w:rsidRPr="000C1D37" w:rsidRDefault="00F61469">
      <w:pPr>
        <w:bidi/>
        <w:spacing w:line="360" w:lineRule="auto"/>
        <w:jc w:val="both"/>
        <w:rPr>
          <w:rFonts w:cs="B Zar"/>
          <w:b/>
          <w:sz w:val="32"/>
          <w:szCs w:val="32"/>
        </w:rPr>
        <w:pPrChange w:id="280" w:author="Fatemeh Mohammadi" w:date="2025-10-08T13:27:00Z">
          <w:pPr>
            <w:bidi/>
            <w:spacing w:line="480" w:lineRule="auto"/>
            <w:jc w:val="both"/>
          </w:pPr>
        </w:pPrChange>
      </w:pPr>
      <w:r w:rsidRPr="000C1D37">
        <w:rPr>
          <w:rFonts w:cs="B Zar"/>
          <w:b/>
          <w:sz w:val="32"/>
          <w:szCs w:val="32"/>
          <w:rtl/>
        </w:rPr>
        <w:t>پاسخ :</w:t>
      </w:r>
    </w:p>
    <w:p w14:paraId="000000F3" w14:textId="329DF99B" w:rsidR="0028197D" w:rsidRPr="000C1D37" w:rsidRDefault="00F61469">
      <w:pPr>
        <w:bidi/>
        <w:spacing w:line="360" w:lineRule="auto"/>
        <w:jc w:val="both"/>
        <w:rPr>
          <w:rFonts w:cs="B Zar"/>
          <w:sz w:val="32"/>
          <w:szCs w:val="32"/>
        </w:rPr>
        <w:pPrChange w:id="281" w:author="Fatemeh Mohammadi" w:date="2025-10-08T13:27:00Z">
          <w:pPr>
            <w:bidi/>
            <w:spacing w:line="480" w:lineRule="auto"/>
            <w:jc w:val="both"/>
          </w:pPr>
        </w:pPrChange>
      </w:pPr>
      <w:r w:rsidRPr="000C1D37">
        <w:rPr>
          <w:rFonts w:cs="B Zar"/>
          <w:sz w:val="32"/>
          <w:szCs w:val="32"/>
          <w:rtl/>
        </w:rPr>
        <w:t xml:space="preserve"> اطلاعات مالی معمولاً به صورت ماهانه به سامانه اعتبارسنجی ارسال و رتبه شما به‌روز می‌شود. </w:t>
      </w:r>
      <w:del w:id="282" w:author="Fatemeh Mohammadi" w:date="2025-10-08T14:19:00Z">
        <w:r w:rsidRPr="000C1D37" w:rsidDel="003E5B66">
          <w:rPr>
            <w:rFonts w:cs="B Zar"/>
            <w:sz w:val="32"/>
            <w:szCs w:val="32"/>
            <w:rtl/>
          </w:rPr>
          <w:delText>اما تغییرات بزرگ ممکن است زمان بیشتری برای تاثیرگذاری نیاز داشته باشد.</w:delText>
        </w:r>
      </w:del>
      <w:ins w:id="283" w:author="Fatemeh Mohammadi" w:date="2025-10-08T14:19:00Z">
        <w:r w:rsidR="003E5B66">
          <w:rPr>
            <w:rFonts w:cs="B Zar" w:hint="cs"/>
            <w:sz w:val="32"/>
            <w:szCs w:val="32"/>
            <w:rtl/>
          </w:rPr>
          <w:t xml:space="preserve">شایان </w:t>
        </w:r>
      </w:ins>
      <w:ins w:id="284" w:author="Fatemeh Mohammadi" w:date="2025-10-08T14:20:00Z">
        <w:r w:rsidR="003E5B66">
          <w:rPr>
            <w:rFonts w:cs="B Zar" w:hint="cs"/>
            <w:sz w:val="32"/>
            <w:szCs w:val="32"/>
            <w:rtl/>
          </w:rPr>
          <w:t xml:space="preserve">ذکر است که </w:t>
        </w:r>
      </w:ins>
      <w:ins w:id="285" w:author="Fatemeh Mohammadi" w:date="2025-10-08T14:19:00Z">
        <w:r w:rsidR="003E5B66">
          <w:rPr>
            <w:rFonts w:cs="B Zar" w:hint="cs"/>
            <w:sz w:val="32"/>
            <w:szCs w:val="32"/>
            <w:rtl/>
          </w:rPr>
          <w:t xml:space="preserve">به صورت کلی اطلاعات شما به محض دریافت از پایگاه داده اعتباری کشور بروزرسانی می‌شود. </w:t>
        </w:r>
      </w:ins>
    </w:p>
    <w:p w14:paraId="000000F4" w14:textId="77777777" w:rsidR="0028197D" w:rsidRPr="000C1D37" w:rsidRDefault="00F61469">
      <w:pPr>
        <w:bidi/>
        <w:spacing w:line="360" w:lineRule="auto"/>
        <w:jc w:val="both"/>
        <w:rPr>
          <w:rFonts w:cs="B Zar"/>
          <w:sz w:val="32"/>
          <w:szCs w:val="32"/>
        </w:rPr>
        <w:pPrChange w:id="286" w:author="Fatemeh Mohammadi" w:date="2025-10-08T13:27:00Z">
          <w:pPr>
            <w:bidi/>
            <w:spacing w:line="480" w:lineRule="auto"/>
            <w:jc w:val="both"/>
          </w:pPr>
        </w:pPrChange>
      </w:pPr>
      <w:r w:rsidRPr="000C1D37">
        <w:rPr>
          <w:rFonts w:cs="B Zar"/>
          <w:b/>
          <w:sz w:val="32"/>
          <w:szCs w:val="32"/>
          <w:rtl/>
        </w:rPr>
        <w:t>سوال 76:</w:t>
      </w:r>
      <w:r w:rsidRPr="000C1D37">
        <w:rPr>
          <w:rFonts w:cs="B Zar"/>
          <w:sz w:val="32"/>
          <w:szCs w:val="32"/>
          <w:rtl/>
        </w:rPr>
        <w:t xml:space="preserve"> آیا رتبه اعتباری برای اشخاص حقوقی هم وجود دارد؟</w:t>
      </w:r>
    </w:p>
    <w:p w14:paraId="000000F5" w14:textId="77777777" w:rsidR="0028197D" w:rsidRPr="000C1D37" w:rsidRDefault="00F61469">
      <w:pPr>
        <w:bidi/>
        <w:spacing w:line="360" w:lineRule="auto"/>
        <w:jc w:val="both"/>
        <w:rPr>
          <w:rFonts w:cs="B Zar"/>
          <w:b/>
          <w:sz w:val="32"/>
          <w:szCs w:val="32"/>
        </w:rPr>
        <w:pPrChange w:id="287" w:author="Fatemeh Mohammadi" w:date="2025-10-08T13:27:00Z">
          <w:pPr>
            <w:bidi/>
            <w:spacing w:line="480" w:lineRule="auto"/>
            <w:jc w:val="both"/>
          </w:pPr>
        </w:pPrChange>
      </w:pPr>
      <w:r w:rsidRPr="000C1D37">
        <w:rPr>
          <w:rFonts w:cs="B Zar"/>
          <w:b/>
          <w:sz w:val="32"/>
          <w:szCs w:val="32"/>
          <w:rtl/>
        </w:rPr>
        <w:t>پاسخ :</w:t>
      </w:r>
    </w:p>
    <w:p w14:paraId="000000F6" w14:textId="77777777" w:rsidR="0028197D" w:rsidRPr="000C1D37" w:rsidRDefault="00F61469">
      <w:pPr>
        <w:bidi/>
        <w:spacing w:line="360" w:lineRule="auto"/>
        <w:jc w:val="both"/>
        <w:rPr>
          <w:rFonts w:cs="B Zar"/>
          <w:sz w:val="32"/>
          <w:szCs w:val="32"/>
        </w:rPr>
        <w:pPrChange w:id="288" w:author="Fatemeh Mohammadi" w:date="2025-10-08T13:27:00Z">
          <w:pPr>
            <w:bidi/>
            <w:spacing w:line="480" w:lineRule="auto"/>
            <w:jc w:val="both"/>
          </w:pPr>
        </w:pPrChange>
      </w:pPr>
      <w:r w:rsidRPr="000C1D37">
        <w:rPr>
          <w:rFonts w:cs="B Zar"/>
          <w:sz w:val="32"/>
          <w:szCs w:val="32"/>
          <w:rtl/>
        </w:rPr>
        <w:lastRenderedPageBreak/>
        <w:t xml:space="preserve"> بله، اشخاص حقوقی (شرکت‌ها و سازمان‌ها) نیز دارای رتبه اعتباری هستند که بر اساس عملکرد تسهیلاتی  و اعتباری آن‌ها توسط شرکت‌های رتبه‌بندی اعتباری محاسبه می‌شود.</w:t>
      </w:r>
    </w:p>
    <w:p w14:paraId="000000F7" w14:textId="77777777" w:rsidR="0028197D" w:rsidRPr="000C1D37" w:rsidRDefault="00F61469">
      <w:pPr>
        <w:bidi/>
        <w:spacing w:line="360" w:lineRule="auto"/>
        <w:jc w:val="both"/>
        <w:rPr>
          <w:rFonts w:cs="B Zar"/>
          <w:sz w:val="32"/>
          <w:szCs w:val="32"/>
        </w:rPr>
        <w:pPrChange w:id="289" w:author="Fatemeh Mohammadi" w:date="2025-10-08T13:27:00Z">
          <w:pPr>
            <w:bidi/>
            <w:spacing w:line="480" w:lineRule="auto"/>
            <w:jc w:val="both"/>
          </w:pPr>
        </w:pPrChange>
      </w:pPr>
      <w:r w:rsidRPr="000C1D37">
        <w:rPr>
          <w:rFonts w:cs="B Zar"/>
          <w:b/>
          <w:sz w:val="32"/>
          <w:szCs w:val="32"/>
          <w:rtl/>
        </w:rPr>
        <w:t>سوال 77:</w:t>
      </w:r>
      <w:r w:rsidRPr="000C1D37">
        <w:rPr>
          <w:rFonts w:cs="B Zar"/>
          <w:sz w:val="32"/>
          <w:szCs w:val="32"/>
          <w:rtl/>
        </w:rPr>
        <w:t xml:space="preserve"> چه عواملی رتبه اعتباری من را کاهش می‌دهد؟</w:t>
      </w:r>
    </w:p>
    <w:p w14:paraId="000000F8" w14:textId="77777777" w:rsidR="0028197D" w:rsidRPr="000C1D37" w:rsidRDefault="00F61469">
      <w:pPr>
        <w:bidi/>
        <w:spacing w:line="360" w:lineRule="auto"/>
        <w:jc w:val="both"/>
        <w:rPr>
          <w:rFonts w:cs="B Zar"/>
          <w:b/>
          <w:sz w:val="32"/>
          <w:szCs w:val="32"/>
        </w:rPr>
        <w:pPrChange w:id="290" w:author="Fatemeh Mohammadi" w:date="2025-10-08T13:27:00Z">
          <w:pPr>
            <w:bidi/>
            <w:spacing w:line="480" w:lineRule="auto"/>
            <w:jc w:val="both"/>
          </w:pPr>
        </w:pPrChange>
      </w:pPr>
      <w:r w:rsidRPr="000C1D37">
        <w:rPr>
          <w:rFonts w:cs="B Zar"/>
          <w:b/>
          <w:sz w:val="32"/>
          <w:szCs w:val="32"/>
          <w:rtl/>
        </w:rPr>
        <w:t>پاسخ :</w:t>
      </w:r>
    </w:p>
    <w:p w14:paraId="000000F9" w14:textId="77777777" w:rsidR="0028197D" w:rsidRDefault="00F61469" w:rsidP="00317361">
      <w:pPr>
        <w:bidi/>
        <w:spacing w:line="360" w:lineRule="auto"/>
        <w:jc w:val="both"/>
        <w:rPr>
          <w:ins w:id="291" w:author="Fatemeh Mohammadi" w:date="2025-10-08T14:16:00Z"/>
          <w:rFonts w:cs="B Zar"/>
          <w:sz w:val="32"/>
          <w:szCs w:val="32"/>
          <w:rtl/>
        </w:rPr>
      </w:pPr>
      <w:r w:rsidRPr="000C1D37">
        <w:rPr>
          <w:rFonts w:cs="B Zar"/>
          <w:sz w:val="32"/>
          <w:szCs w:val="32"/>
          <w:rtl/>
        </w:rPr>
        <w:t xml:space="preserve"> تاخیر در پرداخت اقساط، چک‌های برگشتی، معوق شدن بدهی‌ها،  رتبه شما را پایین بیاورند.</w:t>
      </w:r>
    </w:p>
    <w:p w14:paraId="56B35FEB" w14:textId="44A94CE1" w:rsidR="00A619D5" w:rsidRPr="000C1D37" w:rsidRDefault="00A619D5">
      <w:pPr>
        <w:bidi/>
        <w:spacing w:line="360" w:lineRule="auto"/>
        <w:jc w:val="both"/>
        <w:rPr>
          <w:rFonts w:cs="B Zar"/>
          <w:sz w:val="32"/>
          <w:szCs w:val="32"/>
        </w:rPr>
        <w:pPrChange w:id="292" w:author="Fatemeh Mohammadi" w:date="2025-10-08T14:16:00Z">
          <w:pPr>
            <w:bidi/>
            <w:spacing w:line="480" w:lineRule="auto"/>
            <w:jc w:val="both"/>
          </w:pPr>
        </w:pPrChange>
      </w:pPr>
      <w:ins w:id="293" w:author="Fatemeh Mohammadi" w:date="2025-10-08T14:16:00Z">
        <w:r>
          <w:rPr>
            <w:rFonts w:cs="B Zar" w:hint="cs"/>
            <w:sz w:val="32"/>
            <w:szCs w:val="32"/>
            <w:rtl/>
          </w:rPr>
          <w:t>هر رفتار منفی که در امور مالی و اعتباری شما وضعی</w:t>
        </w:r>
      </w:ins>
      <w:ins w:id="294" w:author="Fatemeh Mohammadi" w:date="2025-10-08T14:17:00Z">
        <w:r>
          <w:rPr>
            <w:rFonts w:cs="B Zar" w:hint="cs"/>
            <w:sz w:val="32"/>
            <w:szCs w:val="32"/>
            <w:rtl/>
          </w:rPr>
          <w:t>ت ناپایداری ایجاد کند، منجر به کاهش امتیاز می‌شود.</w:t>
        </w:r>
      </w:ins>
    </w:p>
    <w:p w14:paraId="000000FA" w14:textId="77777777" w:rsidR="0028197D" w:rsidRPr="000C1D37" w:rsidRDefault="00F61469">
      <w:pPr>
        <w:bidi/>
        <w:spacing w:line="360" w:lineRule="auto"/>
        <w:jc w:val="both"/>
        <w:rPr>
          <w:rFonts w:cs="B Zar"/>
          <w:sz w:val="32"/>
          <w:szCs w:val="32"/>
        </w:rPr>
        <w:pPrChange w:id="295" w:author="Fatemeh Mohammadi" w:date="2025-10-08T13:27:00Z">
          <w:pPr>
            <w:bidi/>
            <w:spacing w:line="480" w:lineRule="auto"/>
            <w:jc w:val="both"/>
          </w:pPr>
        </w:pPrChange>
      </w:pPr>
      <w:r w:rsidRPr="000C1D37">
        <w:rPr>
          <w:rFonts w:cs="B Zar"/>
          <w:b/>
          <w:sz w:val="32"/>
          <w:szCs w:val="32"/>
          <w:rtl/>
        </w:rPr>
        <w:t>سوال 78</w:t>
      </w:r>
      <w:r w:rsidRPr="000C1D37">
        <w:rPr>
          <w:rFonts w:cs="B Zar"/>
          <w:sz w:val="32"/>
          <w:szCs w:val="32"/>
        </w:rPr>
        <w:t xml:space="preserve"> </w:t>
      </w:r>
      <w:r w:rsidRPr="000C1D37">
        <w:rPr>
          <w:rFonts w:cs="B Zar"/>
          <w:b/>
          <w:sz w:val="32"/>
          <w:szCs w:val="32"/>
        </w:rPr>
        <w:t>:</w:t>
      </w:r>
      <w:r w:rsidRPr="000C1D37">
        <w:rPr>
          <w:rFonts w:cs="B Zar"/>
          <w:sz w:val="32"/>
          <w:szCs w:val="32"/>
          <w:rtl/>
        </w:rPr>
        <w:t xml:space="preserve"> آیا درآمد بالا به تنهایی رتبه اعتباری من را بالا می‌برد؟</w:t>
      </w:r>
    </w:p>
    <w:p w14:paraId="000000FB" w14:textId="77777777" w:rsidR="0028197D" w:rsidRPr="000C1D37" w:rsidRDefault="00F61469">
      <w:pPr>
        <w:bidi/>
        <w:spacing w:line="360" w:lineRule="auto"/>
        <w:jc w:val="both"/>
        <w:rPr>
          <w:rFonts w:cs="B Zar"/>
          <w:sz w:val="32"/>
          <w:szCs w:val="32"/>
        </w:rPr>
        <w:pPrChange w:id="296" w:author="Fatemeh Mohammadi" w:date="2025-10-08T13:27:00Z">
          <w:pPr>
            <w:bidi/>
            <w:spacing w:line="480" w:lineRule="auto"/>
            <w:jc w:val="both"/>
          </w:pPr>
        </w:pPrChange>
      </w:pPr>
      <w:r w:rsidRPr="000C1D37">
        <w:rPr>
          <w:rFonts w:cs="B Zar"/>
          <w:b/>
          <w:sz w:val="32"/>
          <w:szCs w:val="32"/>
          <w:rtl/>
        </w:rPr>
        <w:t xml:space="preserve">پاسخ : </w:t>
      </w:r>
      <w:r w:rsidRPr="000C1D37">
        <w:rPr>
          <w:rFonts w:cs="B Zar"/>
          <w:sz w:val="32"/>
          <w:szCs w:val="32"/>
        </w:rPr>
        <w:t xml:space="preserve"> </w:t>
      </w:r>
    </w:p>
    <w:p w14:paraId="000000FC" w14:textId="1EF68D28" w:rsidR="0028197D" w:rsidRPr="000C1D37" w:rsidRDefault="00F61469">
      <w:pPr>
        <w:bidi/>
        <w:spacing w:line="360" w:lineRule="auto"/>
        <w:jc w:val="both"/>
        <w:rPr>
          <w:rFonts w:cs="B Zar"/>
          <w:sz w:val="32"/>
          <w:szCs w:val="32"/>
        </w:rPr>
        <w:pPrChange w:id="297" w:author="Fatemeh Mohammadi" w:date="2025-10-08T13:27:00Z">
          <w:pPr>
            <w:bidi/>
            <w:spacing w:line="480" w:lineRule="auto"/>
            <w:jc w:val="both"/>
          </w:pPr>
        </w:pPrChange>
      </w:pPr>
      <w:r w:rsidRPr="000C1D37">
        <w:rPr>
          <w:rFonts w:cs="B Zar"/>
          <w:sz w:val="32"/>
          <w:szCs w:val="32"/>
          <w:rtl/>
        </w:rPr>
        <w:t xml:space="preserve"> خیر درآمد </w:t>
      </w:r>
      <w:del w:id="298" w:author="Fatemeh Mohammadi" w:date="2025-10-08T14:14:00Z">
        <w:r w:rsidRPr="000C1D37" w:rsidDel="00A619D5">
          <w:rPr>
            <w:rFonts w:cs="B Zar"/>
            <w:sz w:val="32"/>
            <w:szCs w:val="32"/>
            <w:rtl/>
          </w:rPr>
          <w:delText xml:space="preserve"> </w:delText>
        </w:r>
      </w:del>
      <w:r w:rsidRPr="000C1D37">
        <w:rPr>
          <w:rFonts w:cs="B Zar"/>
          <w:sz w:val="32"/>
          <w:szCs w:val="32"/>
          <w:rtl/>
        </w:rPr>
        <w:t xml:space="preserve">بر روی رتبه اثری ندارد و محاسبه نمی شود </w:t>
      </w:r>
      <w:ins w:id="299" w:author="Fatemeh Mohammadi" w:date="2025-10-08T14:14:00Z">
        <w:r w:rsidR="00A619D5">
          <w:rPr>
            <w:rFonts w:cs="B Zar" w:hint="cs"/>
            <w:sz w:val="32"/>
            <w:szCs w:val="32"/>
            <w:rtl/>
          </w:rPr>
          <w:t>.</w:t>
        </w:r>
      </w:ins>
    </w:p>
    <w:p w14:paraId="000000FD" w14:textId="77777777" w:rsidR="0028197D" w:rsidRPr="000C1D37" w:rsidRDefault="00F61469">
      <w:pPr>
        <w:bidi/>
        <w:spacing w:line="360" w:lineRule="auto"/>
        <w:jc w:val="both"/>
        <w:rPr>
          <w:rFonts w:cs="B Zar"/>
          <w:sz w:val="32"/>
          <w:szCs w:val="32"/>
        </w:rPr>
        <w:pPrChange w:id="300" w:author="Fatemeh Mohammadi" w:date="2025-10-08T13:27:00Z">
          <w:pPr>
            <w:bidi/>
            <w:spacing w:line="480" w:lineRule="auto"/>
            <w:jc w:val="both"/>
          </w:pPr>
        </w:pPrChange>
      </w:pPr>
      <w:r w:rsidRPr="000C1D37">
        <w:rPr>
          <w:rFonts w:cs="B Zar"/>
          <w:b/>
          <w:sz w:val="32"/>
          <w:szCs w:val="32"/>
          <w:rtl/>
        </w:rPr>
        <w:t>سوال 79:</w:t>
      </w:r>
      <w:r w:rsidRPr="000C1D37">
        <w:rPr>
          <w:rFonts w:cs="B Zar"/>
          <w:sz w:val="32"/>
          <w:szCs w:val="32"/>
          <w:rtl/>
        </w:rPr>
        <w:t xml:space="preserve"> آیا بستن حساب‌های بانکی قدیمی که استفاده نمی‌شوند، بر رتبه تاثیر دارد؟</w:t>
      </w:r>
    </w:p>
    <w:p w14:paraId="000000FE" w14:textId="77777777" w:rsidR="0028197D" w:rsidRPr="000C1D37" w:rsidRDefault="00F61469">
      <w:pPr>
        <w:bidi/>
        <w:spacing w:line="360" w:lineRule="auto"/>
        <w:jc w:val="both"/>
        <w:rPr>
          <w:rFonts w:cs="B Zar"/>
          <w:b/>
          <w:sz w:val="32"/>
          <w:szCs w:val="32"/>
        </w:rPr>
        <w:pPrChange w:id="301" w:author="Fatemeh Mohammadi" w:date="2025-10-08T13:27:00Z">
          <w:pPr>
            <w:bidi/>
            <w:spacing w:line="480" w:lineRule="auto"/>
            <w:jc w:val="both"/>
          </w:pPr>
        </w:pPrChange>
      </w:pPr>
      <w:r w:rsidRPr="000C1D37">
        <w:rPr>
          <w:rFonts w:cs="B Zar"/>
          <w:b/>
          <w:sz w:val="32"/>
          <w:szCs w:val="32"/>
          <w:rtl/>
        </w:rPr>
        <w:t>پاسخ :</w:t>
      </w:r>
    </w:p>
    <w:p w14:paraId="000000FF" w14:textId="459A79A8" w:rsidR="0028197D" w:rsidRPr="000C1D37" w:rsidRDefault="00F61469">
      <w:pPr>
        <w:bidi/>
        <w:spacing w:line="360" w:lineRule="auto"/>
        <w:jc w:val="both"/>
        <w:rPr>
          <w:rFonts w:cs="B Zar"/>
          <w:sz w:val="32"/>
          <w:szCs w:val="32"/>
        </w:rPr>
        <w:pPrChange w:id="302" w:author="Fatemeh Mohammadi" w:date="2025-10-08T13:27:00Z">
          <w:pPr>
            <w:bidi/>
            <w:spacing w:line="480" w:lineRule="auto"/>
            <w:jc w:val="both"/>
          </w:pPr>
        </w:pPrChange>
      </w:pPr>
      <w:r w:rsidRPr="000C1D37">
        <w:rPr>
          <w:rFonts w:cs="B Zar"/>
          <w:sz w:val="32"/>
          <w:szCs w:val="32"/>
          <w:rtl/>
        </w:rPr>
        <w:t xml:space="preserve"> خیر بستن حساب های بانکی بر روی رتبه اثری ندارد و محاسبه نمی شود</w:t>
      </w:r>
      <w:ins w:id="303" w:author="Fatemeh Mohammadi" w:date="2025-10-08T14:14:00Z">
        <w:r w:rsidR="00A619D5">
          <w:rPr>
            <w:rFonts w:cs="B Zar" w:hint="cs"/>
            <w:sz w:val="32"/>
            <w:szCs w:val="32"/>
            <w:rtl/>
          </w:rPr>
          <w:t>.</w:t>
        </w:r>
      </w:ins>
    </w:p>
    <w:p w14:paraId="00000100" w14:textId="56BE8C7D" w:rsidR="0028197D" w:rsidRPr="000C1D37" w:rsidRDefault="00F61469" w:rsidP="00A619D5">
      <w:pPr>
        <w:bidi/>
        <w:spacing w:line="480" w:lineRule="auto"/>
        <w:jc w:val="both"/>
        <w:rPr>
          <w:rFonts w:cs="B Zar"/>
          <w:sz w:val="32"/>
          <w:szCs w:val="32"/>
        </w:rPr>
      </w:pPr>
      <w:r w:rsidRPr="000C1D37">
        <w:rPr>
          <w:rFonts w:cs="B Zar"/>
          <w:b/>
          <w:sz w:val="32"/>
          <w:szCs w:val="32"/>
          <w:rtl/>
        </w:rPr>
        <w:t>سوال 80:</w:t>
      </w:r>
      <w:r w:rsidRPr="000C1D37">
        <w:rPr>
          <w:rFonts w:cs="B Zar"/>
          <w:sz w:val="32"/>
          <w:szCs w:val="32"/>
          <w:rtl/>
        </w:rPr>
        <w:t xml:space="preserve"> آیا درخواست‌های زیاد برای وام و رد شدن آن‌ها به رتبه من آسیب می‌زند؟</w:t>
      </w:r>
    </w:p>
    <w:p w14:paraId="00000101" w14:textId="63BC4960" w:rsidR="0028197D" w:rsidRPr="000C1D37" w:rsidRDefault="00F61469">
      <w:pPr>
        <w:bidi/>
        <w:spacing w:line="360" w:lineRule="auto"/>
        <w:jc w:val="both"/>
        <w:rPr>
          <w:rFonts w:cs="B Zar"/>
          <w:b/>
          <w:sz w:val="32"/>
          <w:szCs w:val="32"/>
        </w:rPr>
        <w:pPrChange w:id="304" w:author="Fatemeh Mohammadi" w:date="2025-10-08T13:27:00Z">
          <w:pPr>
            <w:bidi/>
            <w:spacing w:line="480" w:lineRule="auto"/>
            <w:jc w:val="both"/>
          </w:pPr>
        </w:pPrChange>
      </w:pPr>
      <w:r w:rsidRPr="000C1D37">
        <w:rPr>
          <w:rFonts w:cs="B Zar"/>
          <w:b/>
          <w:sz w:val="32"/>
          <w:szCs w:val="32"/>
          <w:rtl/>
        </w:rPr>
        <w:t xml:space="preserve">پاسخ : </w:t>
      </w:r>
    </w:p>
    <w:p w14:paraId="00000102" w14:textId="6C72D3C3" w:rsidR="0028197D" w:rsidRPr="000C1D37" w:rsidRDefault="00F61469">
      <w:pPr>
        <w:bidi/>
        <w:spacing w:line="360" w:lineRule="auto"/>
        <w:jc w:val="both"/>
        <w:rPr>
          <w:rFonts w:cs="B Zar"/>
          <w:sz w:val="32"/>
          <w:szCs w:val="32"/>
        </w:rPr>
        <w:pPrChange w:id="305" w:author="Fatemeh Mohammadi" w:date="2025-10-08T13:27:00Z">
          <w:pPr>
            <w:bidi/>
            <w:spacing w:line="480" w:lineRule="auto"/>
            <w:jc w:val="both"/>
          </w:pPr>
        </w:pPrChange>
      </w:pPr>
      <w:r w:rsidRPr="000C1D37">
        <w:rPr>
          <w:rFonts w:cs="B Zar"/>
          <w:sz w:val="32"/>
          <w:szCs w:val="32"/>
          <w:rtl/>
        </w:rPr>
        <w:lastRenderedPageBreak/>
        <w:t>خیر رد شدن درخواست برای دریافت تسهیلات بر روی رتبه اثری ندارد و محاسبه نمی شود</w:t>
      </w:r>
      <w:ins w:id="306" w:author="Fatemeh Mohammadi" w:date="2025-10-08T14:10:00Z">
        <w:r w:rsidR="00A619D5">
          <w:rPr>
            <w:rFonts w:cs="B Zar" w:hint="cs"/>
            <w:sz w:val="32"/>
            <w:szCs w:val="32"/>
            <w:rtl/>
          </w:rPr>
          <w:t>. اما آمار استعلام گزارش اعتباری برای افرادی ک</w:t>
        </w:r>
      </w:ins>
      <w:ins w:id="307" w:author="Fatemeh Mohammadi" w:date="2025-10-08T14:13:00Z">
        <w:r w:rsidR="00A619D5">
          <w:rPr>
            <w:rFonts w:cs="B Zar" w:hint="cs"/>
            <w:sz w:val="32"/>
            <w:szCs w:val="32"/>
            <w:rtl/>
          </w:rPr>
          <w:t xml:space="preserve">ه برای اولین بار درخواست تسهیلات داشته اند </w:t>
        </w:r>
      </w:ins>
      <w:ins w:id="308" w:author="Fatemeh Mohammadi" w:date="2025-10-08T14:14:00Z">
        <w:r w:rsidR="00A619D5">
          <w:rPr>
            <w:rFonts w:cs="B Zar" w:hint="cs"/>
            <w:sz w:val="32"/>
            <w:szCs w:val="32"/>
            <w:rtl/>
          </w:rPr>
          <w:t>موثر در محاسبه امتیاز اعتباری می‌باشد.</w:t>
        </w:r>
      </w:ins>
      <w:del w:id="309" w:author="Fatemeh Mohammadi" w:date="2025-10-08T14:13:00Z">
        <w:r w:rsidRPr="000C1D37" w:rsidDel="00A619D5">
          <w:rPr>
            <w:rFonts w:cs="B Zar"/>
            <w:sz w:val="32"/>
            <w:szCs w:val="32"/>
            <w:rtl/>
          </w:rPr>
          <w:delText xml:space="preserve"> </w:delText>
        </w:r>
      </w:del>
    </w:p>
    <w:p w14:paraId="00000103" w14:textId="77777777" w:rsidR="0028197D" w:rsidRPr="000C1D37" w:rsidRDefault="00F61469">
      <w:pPr>
        <w:bidi/>
        <w:spacing w:line="360" w:lineRule="auto"/>
        <w:jc w:val="both"/>
        <w:rPr>
          <w:rFonts w:cs="B Zar"/>
          <w:sz w:val="32"/>
          <w:szCs w:val="32"/>
        </w:rPr>
        <w:pPrChange w:id="310" w:author="Fatemeh Mohammadi" w:date="2025-10-08T13:27:00Z">
          <w:pPr>
            <w:bidi/>
            <w:spacing w:line="480" w:lineRule="auto"/>
            <w:jc w:val="both"/>
          </w:pPr>
        </w:pPrChange>
      </w:pPr>
      <w:r w:rsidRPr="000C1D37">
        <w:rPr>
          <w:rFonts w:cs="B Zar"/>
          <w:b/>
          <w:sz w:val="32"/>
          <w:szCs w:val="32"/>
          <w:rtl/>
        </w:rPr>
        <w:t>سوال 81</w:t>
      </w:r>
      <w:r w:rsidRPr="000C1D37">
        <w:rPr>
          <w:rFonts w:cs="B Zar"/>
          <w:sz w:val="32"/>
          <w:szCs w:val="32"/>
        </w:rPr>
        <w:t xml:space="preserve"> </w:t>
      </w:r>
      <w:r w:rsidRPr="000C1D37">
        <w:rPr>
          <w:rFonts w:cs="B Zar"/>
          <w:b/>
          <w:sz w:val="32"/>
          <w:szCs w:val="32"/>
        </w:rPr>
        <w:t>:</w:t>
      </w:r>
      <w:r w:rsidRPr="000C1D37">
        <w:rPr>
          <w:rFonts w:cs="B Zar"/>
          <w:sz w:val="32"/>
          <w:szCs w:val="32"/>
          <w:rtl/>
        </w:rPr>
        <w:t xml:space="preserve"> آیا رتبه اعتباری در بانک‌های مختلف یکسان است؟</w:t>
      </w:r>
    </w:p>
    <w:p w14:paraId="00000104" w14:textId="77777777" w:rsidR="0028197D" w:rsidRPr="000C1D37" w:rsidRDefault="00F61469">
      <w:pPr>
        <w:bidi/>
        <w:spacing w:line="360" w:lineRule="auto"/>
        <w:jc w:val="both"/>
        <w:rPr>
          <w:rFonts w:cs="B Zar"/>
          <w:sz w:val="32"/>
          <w:szCs w:val="32"/>
        </w:rPr>
        <w:pPrChange w:id="311" w:author="Fatemeh Mohammadi" w:date="2025-10-08T13:27:00Z">
          <w:pPr>
            <w:bidi/>
            <w:spacing w:line="480" w:lineRule="auto"/>
            <w:jc w:val="both"/>
          </w:pPr>
        </w:pPrChange>
      </w:pPr>
      <w:r w:rsidRPr="000C1D37">
        <w:rPr>
          <w:rFonts w:cs="B Zar"/>
          <w:b/>
          <w:sz w:val="32"/>
          <w:szCs w:val="32"/>
          <w:rtl/>
        </w:rPr>
        <w:t>پاسخ :</w:t>
      </w:r>
      <w:r w:rsidRPr="000C1D37">
        <w:rPr>
          <w:rFonts w:cs="B Zar"/>
          <w:sz w:val="32"/>
          <w:szCs w:val="32"/>
        </w:rPr>
        <w:t xml:space="preserve"> </w:t>
      </w:r>
    </w:p>
    <w:p w14:paraId="00000105" w14:textId="58333F08" w:rsidR="0028197D" w:rsidRPr="000C1D37" w:rsidRDefault="00F61469">
      <w:pPr>
        <w:bidi/>
        <w:spacing w:line="360" w:lineRule="auto"/>
        <w:jc w:val="both"/>
        <w:rPr>
          <w:rFonts w:cs="B Zar"/>
          <w:sz w:val="32"/>
          <w:szCs w:val="32"/>
        </w:rPr>
        <w:pPrChange w:id="312" w:author="Fatemeh Mohammadi" w:date="2025-10-08T13:27:00Z">
          <w:pPr>
            <w:bidi/>
            <w:spacing w:line="480" w:lineRule="auto"/>
            <w:jc w:val="both"/>
          </w:pPr>
        </w:pPrChange>
      </w:pPr>
      <w:r w:rsidRPr="000C1D37">
        <w:rPr>
          <w:rFonts w:cs="B Zar"/>
          <w:sz w:val="32"/>
          <w:szCs w:val="32"/>
          <w:rtl/>
        </w:rPr>
        <w:t>بله، رتبه اعتباری شما توسط یک نهاد مرکزی (شرکت اعتبارسنجی</w:t>
      </w:r>
      <w:ins w:id="313" w:author="Fatemeh Mohammadi" w:date="2025-10-08T13:21:00Z">
        <w:r w:rsidR="00184A86">
          <w:rPr>
            <w:rFonts w:cs="B Zar" w:hint="cs"/>
            <w:sz w:val="32"/>
            <w:szCs w:val="32"/>
            <w:rtl/>
          </w:rPr>
          <w:t xml:space="preserve"> ایران</w:t>
        </w:r>
      </w:ins>
      <w:r w:rsidRPr="000C1D37">
        <w:rPr>
          <w:rFonts w:cs="B Zar"/>
          <w:sz w:val="32"/>
          <w:szCs w:val="32"/>
          <w:rtl/>
        </w:rPr>
        <w:t xml:space="preserve">) محاسبه می‌شود </w:t>
      </w:r>
      <w:del w:id="314" w:author="Fatemeh Mohammadi" w:date="2025-10-08T14:09:00Z">
        <w:r w:rsidRPr="000C1D37" w:rsidDel="00A619D5">
          <w:rPr>
            <w:rFonts w:cs="B Zar"/>
            <w:sz w:val="32"/>
            <w:szCs w:val="32"/>
            <w:rtl/>
          </w:rPr>
          <w:delText xml:space="preserve">و </w:delText>
        </w:r>
      </w:del>
      <w:ins w:id="315" w:author="Fatemeh Mohammadi" w:date="2025-10-08T14:09:00Z">
        <w:r w:rsidR="00A619D5">
          <w:rPr>
            <w:rFonts w:cs="B Zar" w:hint="cs"/>
            <w:sz w:val="32"/>
            <w:szCs w:val="32"/>
            <w:rtl/>
          </w:rPr>
          <w:t>لذا</w:t>
        </w:r>
        <w:r w:rsidR="00A619D5" w:rsidRPr="000C1D37">
          <w:rPr>
            <w:rFonts w:cs="B Zar"/>
            <w:sz w:val="32"/>
            <w:szCs w:val="32"/>
            <w:rtl/>
          </w:rPr>
          <w:t xml:space="preserve"> </w:t>
        </w:r>
      </w:ins>
      <w:r w:rsidRPr="000C1D37">
        <w:rPr>
          <w:rFonts w:cs="B Zar"/>
          <w:sz w:val="32"/>
          <w:szCs w:val="32"/>
          <w:rtl/>
        </w:rPr>
        <w:t>در تمامی بانک‌ها و موسسات مالی یکسان است.</w:t>
      </w:r>
    </w:p>
    <w:p w14:paraId="00000106" w14:textId="77777777" w:rsidR="0028197D" w:rsidRPr="000C1D37" w:rsidRDefault="00F61469">
      <w:pPr>
        <w:bidi/>
        <w:spacing w:line="360" w:lineRule="auto"/>
        <w:jc w:val="both"/>
        <w:rPr>
          <w:rFonts w:cs="B Zar"/>
          <w:sz w:val="32"/>
          <w:szCs w:val="32"/>
        </w:rPr>
        <w:pPrChange w:id="316" w:author="Fatemeh Mohammadi" w:date="2025-10-08T13:27:00Z">
          <w:pPr>
            <w:bidi/>
            <w:spacing w:line="480" w:lineRule="auto"/>
            <w:jc w:val="both"/>
          </w:pPr>
        </w:pPrChange>
      </w:pPr>
      <w:r w:rsidRPr="000C1D37">
        <w:rPr>
          <w:rFonts w:cs="B Zar"/>
          <w:b/>
          <w:sz w:val="32"/>
          <w:szCs w:val="32"/>
          <w:rtl/>
        </w:rPr>
        <w:t>سوال 82:</w:t>
      </w:r>
      <w:r w:rsidRPr="000C1D37">
        <w:rPr>
          <w:rFonts w:cs="B Zar"/>
          <w:sz w:val="32"/>
          <w:szCs w:val="32"/>
          <w:rtl/>
        </w:rPr>
        <w:t xml:space="preserve"> آیا رتبه اعتباری من با رتبه همسرم (یا اعضای خانواده‌ام) مرتبط است؟</w:t>
      </w:r>
    </w:p>
    <w:p w14:paraId="00000107" w14:textId="77777777" w:rsidR="0028197D" w:rsidRPr="000C1D37" w:rsidRDefault="00F61469">
      <w:pPr>
        <w:bidi/>
        <w:spacing w:line="360" w:lineRule="auto"/>
        <w:jc w:val="both"/>
        <w:rPr>
          <w:rFonts w:cs="B Zar"/>
          <w:sz w:val="32"/>
          <w:szCs w:val="32"/>
        </w:rPr>
        <w:pPrChange w:id="317" w:author="Fatemeh Mohammadi" w:date="2025-10-08T13:27:00Z">
          <w:pPr>
            <w:bidi/>
            <w:spacing w:line="480" w:lineRule="auto"/>
            <w:jc w:val="both"/>
          </w:pPr>
        </w:pPrChange>
      </w:pPr>
      <w:r w:rsidRPr="000C1D37">
        <w:rPr>
          <w:rFonts w:cs="B Zar"/>
          <w:b/>
          <w:sz w:val="32"/>
          <w:szCs w:val="32"/>
          <w:rtl/>
        </w:rPr>
        <w:t>پاسخ :</w:t>
      </w:r>
      <w:r w:rsidRPr="000C1D37">
        <w:rPr>
          <w:rFonts w:cs="B Zar"/>
          <w:sz w:val="32"/>
          <w:szCs w:val="32"/>
        </w:rPr>
        <w:t xml:space="preserve"> </w:t>
      </w:r>
    </w:p>
    <w:p w14:paraId="00000108" w14:textId="77777777" w:rsidR="0028197D" w:rsidRPr="000C1D37" w:rsidRDefault="00F61469">
      <w:pPr>
        <w:bidi/>
        <w:spacing w:line="360" w:lineRule="auto"/>
        <w:jc w:val="both"/>
        <w:rPr>
          <w:rFonts w:cs="B Zar"/>
          <w:sz w:val="32"/>
          <w:szCs w:val="32"/>
        </w:rPr>
        <w:pPrChange w:id="318" w:author="Fatemeh Mohammadi" w:date="2025-10-08T13:27:00Z">
          <w:pPr>
            <w:bidi/>
            <w:spacing w:line="480" w:lineRule="auto"/>
            <w:jc w:val="both"/>
          </w:pPr>
        </w:pPrChange>
      </w:pPr>
      <w:r w:rsidRPr="000C1D37">
        <w:rPr>
          <w:rFonts w:cs="B Zar"/>
          <w:sz w:val="32"/>
          <w:szCs w:val="32"/>
          <w:rtl/>
        </w:rPr>
        <w:t>رتبه اعتباری هر فرد مستقل است، مگر اینکه شما ضامن وام همسرتان باشید یا وام مشترک داشته باشید که در آن صورت سوابق یکدیگر تاثیرگذار خواهد بود.</w:t>
      </w:r>
    </w:p>
    <w:p w14:paraId="00000109" w14:textId="77777777" w:rsidR="0028197D" w:rsidRPr="000C1D37" w:rsidRDefault="00F61469">
      <w:pPr>
        <w:bidi/>
        <w:spacing w:line="360" w:lineRule="auto"/>
        <w:jc w:val="both"/>
        <w:rPr>
          <w:rFonts w:cs="B Zar"/>
          <w:sz w:val="32"/>
          <w:szCs w:val="32"/>
        </w:rPr>
        <w:pPrChange w:id="319" w:author="Fatemeh Mohammadi" w:date="2025-10-08T13:27:00Z">
          <w:pPr>
            <w:bidi/>
            <w:spacing w:line="480" w:lineRule="auto"/>
            <w:jc w:val="both"/>
          </w:pPr>
        </w:pPrChange>
      </w:pPr>
      <w:r w:rsidRPr="000C1D37">
        <w:rPr>
          <w:rFonts w:cs="B Zar"/>
          <w:b/>
          <w:sz w:val="32"/>
          <w:szCs w:val="32"/>
          <w:rtl/>
        </w:rPr>
        <w:t>سوال 83</w:t>
      </w:r>
      <w:r w:rsidRPr="000C1D37">
        <w:rPr>
          <w:rFonts w:ascii="Times New Roman" w:eastAsia="Times New Roman" w:hAnsi="Times New Roman" w:cs="B Zar"/>
          <w:b/>
          <w:sz w:val="32"/>
          <w:szCs w:val="32"/>
        </w:rPr>
        <w:t xml:space="preserve"> </w:t>
      </w:r>
      <w:r w:rsidRPr="000C1D37">
        <w:rPr>
          <w:rFonts w:cs="B Zar"/>
          <w:b/>
          <w:sz w:val="32"/>
          <w:szCs w:val="32"/>
        </w:rPr>
        <w:t>:</w:t>
      </w:r>
      <w:r w:rsidRPr="000C1D37">
        <w:rPr>
          <w:rFonts w:cs="B Zar"/>
          <w:sz w:val="32"/>
          <w:szCs w:val="32"/>
          <w:rtl/>
        </w:rPr>
        <w:t>آیا اطلاعات شخصی من در گزارش اعتباری نمایش داده می‌شود؟</w:t>
      </w:r>
    </w:p>
    <w:p w14:paraId="0000010A" w14:textId="77777777" w:rsidR="0028197D" w:rsidRPr="000C1D37" w:rsidRDefault="00F61469">
      <w:pPr>
        <w:bidi/>
        <w:spacing w:line="360" w:lineRule="auto"/>
        <w:jc w:val="both"/>
        <w:rPr>
          <w:rFonts w:cs="B Zar"/>
          <w:b/>
          <w:sz w:val="32"/>
          <w:szCs w:val="32"/>
        </w:rPr>
        <w:pPrChange w:id="320" w:author="Fatemeh Mohammadi" w:date="2025-10-08T13:27:00Z">
          <w:pPr>
            <w:bidi/>
            <w:spacing w:line="480" w:lineRule="auto"/>
            <w:jc w:val="both"/>
          </w:pPr>
        </w:pPrChange>
      </w:pPr>
      <w:r w:rsidRPr="000C1D37">
        <w:rPr>
          <w:rFonts w:cs="B Zar"/>
          <w:b/>
          <w:sz w:val="32"/>
          <w:szCs w:val="32"/>
          <w:rtl/>
        </w:rPr>
        <w:t>پاسخ :</w:t>
      </w:r>
    </w:p>
    <w:p w14:paraId="0000010B" w14:textId="69D3223A" w:rsidR="0028197D" w:rsidRPr="000C1D37" w:rsidRDefault="00F61469">
      <w:pPr>
        <w:bidi/>
        <w:spacing w:line="360" w:lineRule="auto"/>
        <w:jc w:val="both"/>
        <w:rPr>
          <w:rFonts w:cs="B Zar"/>
          <w:sz w:val="32"/>
          <w:szCs w:val="32"/>
        </w:rPr>
        <w:pPrChange w:id="321" w:author="Fatemeh Mohammadi" w:date="2025-10-08T13:27:00Z">
          <w:pPr>
            <w:bidi/>
            <w:spacing w:line="480" w:lineRule="auto"/>
            <w:jc w:val="both"/>
          </w:pPr>
        </w:pPrChange>
      </w:pPr>
      <w:r w:rsidRPr="000C1D37">
        <w:rPr>
          <w:rFonts w:cs="B Zar"/>
          <w:b/>
          <w:sz w:val="32"/>
          <w:szCs w:val="32"/>
        </w:rPr>
        <w:t xml:space="preserve"> </w:t>
      </w:r>
      <w:r w:rsidRPr="000C1D37">
        <w:rPr>
          <w:rFonts w:cs="B Zar"/>
          <w:sz w:val="32"/>
          <w:szCs w:val="32"/>
          <w:rtl/>
        </w:rPr>
        <w:t xml:space="preserve"> بله، اطلاعات هویتی و جزئیات مربوط به تسهیلات و تعهدات مالی شما در گزارش اعتباری وجود دارد، اما این گزارش فقط برای خودتان و نهادهای مجاز قابل دسترسی است</w:t>
      </w:r>
      <w:del w:id="322" w:author="Fatemeh Mohammadi" w:date="2025-10-08T13:21:00Z">
        <w:r w:rsidRPr="000C1D37" w:rsidDel="00184A86">
          <w:rPr>
            <w:rFonts w:cs="B Zar"/>
            <w:sz w:val="32"/>
            <w:szCs w:val="32"/>
            <w:rtl/>
          </w:rPr>
          <w:delText>.</w:delText>
        </w:r>
      </w:del>
    </w:p>
    <w:p w14:paraId="0000010C" w14:textId="77777777" w:rsidR="0028197D" w:rsidRPr="000C1D37" w:rsidRDefault="00F61469">
      <w:pPr>
        <w:bidi/>
        <w:spacing w:line="360" w:lineRule="auto"/>
        <w:jc w:val="both"/>
        <w:rPr>
          <w:rFonts w:cs="B Zar"/>
          <w:sz w:val="32"/>
          <w:szCs w:val="32"/>
        </w:rPr>
        <w:pPrChange w:id="323" w:author="Fatemeh Mohammadi" w:date="2025-10-08T13:27:00Z">
          <w:pPr>
            <w:bidi/>
            <w:spacing w:line="480" w:lineRule="auto"/>
            <w:jc w:val="both"/>
          </w:pPr>
        </w:pPrChange>
      </w:pPr>
      <w:r w:rsidRPr="000C1D37">
        <w:rPr>
          <w:rFonts w:cs="B Zar"/>
          <w:b/>
          <w:sz w:val="32"/>
          <w:szCs w:val="32"/>
          <w:rtl/>
        </w:rPr>
        <w:lastRenderedPageBreak/>
        <w:t>سوال 84</w:t>
      </w:r>
      <w:r w:rsidRPr="000C1D37">
        <w:rPr>
          <w:rFonts w:cs="B Zar"/>
          <w:sz w:val="32"/>
          <w:szCs w:val="32"/>
        </w:rPr>
        <w:t xml:space="preserve"> </w:t>
      </w:r>
      <w:r w:rsidRPr="000C1D37">
        <w:rPr>
          <w:rFonts w:cs="B Zar"/>
          <w:b/>
          <w:sz w:val="32"/>
          <w:szCs w:val="32"/>
        </w:rPr>
        <w:t>:</w:t>
      </w:r>
      <w:r w:rsidRPr="000C1D37">
        <w:rPr>
          <w:rFonts w:cs="B Zar"/>
          <w:sz w:val="32"/>
          <w:szCs w:val="32"/>
          <w:rtl/>
        </w:rPr>
        <w:t xml:space="preserve"> آیا تعداد کارت‌های بانکی فعال بر رتبه اعتباری من تاثیر دارد؟</w:t>
      </w:r>
    </w:p>
    <w:p w14:paraId="0000010D" w14:textId="77777777" w:rsidR="0028197D" w:rsidRPr="000C1D37" w:rsidRDefault="00F61469">
      <w:pPr>
        <w:bidi/>
        <w:spacing w:line="360" w:lineRule="auto"/>
        <w:jc w:val="both"/>
        <w:rPr>
          <w:rFonts w:cs="B Zar"/>
          <w:b/>
          <w:sz w:val="32"/>
          <w:szCs w:val="32"/>
        </w:rPr>
        <w:pPrChange w:id="324" w:author="Fatemeh Mohammadi" w:date="2025-10-08T13:27:00Z">
          <w:pPr>
            <w:bidi/>
            <w:spacing w:line="480" w:lineRule="auto"/>
            <w:jc w:val="both"/>
          </w:pPr>
        </w:pPrChange>
      </w:pPr>
      <w:r w:rsidRPr="000C1D37">
        <w:rPr>
          <w:rFonts w:cs="B Zar"/>
          <w:b/>
          <w:sz w:val="32"/>
          <w:szCs w:val="32"/>
          <w:rtl/>
        </w:rPr>
        <w:t>پاسخ :</w:t>
      </w:r>
    </w:p>
    <w:p w14:paraId="0000010E" w14:textId="77777777" w:rsidR="0028197D" w:rsidRPr="000C1D37" w:rsidRDefault="00F61469">
      <w:pPr>
        <w:bidi/>
        <w:spacing w:line="360" w:lineRule="auto"/>
        <w:jc w:val="both"/>
        <w:rPr>
          <w:rFonts w:cs="B Zar"/>
          <w:sz w:val="32"/>
          <w:szCs w:val="32"/>
        </w:rPr>
        <w:pPrChange w:id="325" w:author="Fatemeh Mohammadi" w:date="2025-10-08T13:27:00Z">
          <w:pPr>
            <w:bidi/>
            <w:spacing w:line="480" w:lineRule="auto"/>
            <w:jc w:val="both"/>
          </w:pPr>
        </w:pPrChange>
      </w:pPr>
      <w:r w:rsidRPr="000C1D37">
        <w:rPr>
          <w:rFonts w:cs="B Zar"/>
          <w:sz w:val="32"/>
          <w:szCs w:val="32"/>
          <w:rtl/>
        </w:rPr>
        <w:t xml:space="preserve"> تعداد کارت‌های بانکی (دبیت کارت) تاثیر مستقیمی بر رتبه اعتباری شما ندارد. مهم، نحوه مدیریت مالی شما در حساب‌های مرتبط با این کارت‌هاست.</w:t>
      </w:r>
    </w:p>
    <w:p w14:paraId="0000010F" w14:textId="77777777" w:rsidR="0028197D" w:rsidRPr="000C1D37" w:rsidRDefault="00F61469">
      <w:pPr>
        <w:bidi/>
        <w:spacing w:line="360" w:lineRule="auto"/>
        <w:jc w:val="both"/>
        <w:rPr>
          <w:rFonts w:cs="B Zar"/>
          <w:sz w:val="32"/>
          <w:szCs w:val="32"/>
        </w:rPr>
        <w:pPrChange w:id="326" w:author="Fatemeh Mohammadi" w:date="2025-10-08T13:27:00Z">
          <w:pPr>
            <w:bidi/>
            <w:spacing w:line="480" w:lineRule="auto"/>
            <w:jc w:val="both"/>
          </w:pPr>
        </w:pPrChange>
      </w:pPr>
      <w:r w:rsidRPr="000C1D37">
        <w:rPr>
          <w:rFonts w:cs="B Zar"/>
          <w:b/>
          <w:sz w:val="32"/>
          <w:szCs w:val="32"/>
          <w:rtl/>
        </w:rPr>
        <w:t>سوال 85:</w:t>
      </w:r>
      <w:r w:rsidRPr="000C1D37">
        <w:rPr>
          <w:rFonts w:cs="B Zar"/>
          <w:sz w:val="32"/>
          <w:szCs w:val="32"/>
          <w:rtl/>
        </w:rPr>
        <w:t xml:space="preserve"> آیا رتبه اعتباری من با تغییر محل زندگی یا شغل تغییر می‌کند؟</w:t>
      </w:r>
    </w:p>
    <w:p w14:paraId="00000110" w14:textId="77777777" w:rsidR="0028197D" w:rsidRPr="000C1D37" w:rsidRDefault="00F61469">
      <w:pPr>
        <w:bidi/>
        <w:spacing w:line="360" w:lineRule="auto"/>
        <w:jc w:val="both"/>
        <w:rPr>
          <w:rFonts w:cs="B Zar"/>
          <w:sz w:val="32"/>
          <w:szCs w:val="32"/>
        </w:rPr>
        <w:pPrChange w:id="327" w:author="Fatemeh Mohammadi" w:date="2025-10-08T13:27:00Z">
          <w:pPr>
            <w:bidi/>
            <w:spacing w:line="480" w:lineRule="auto"/>
            <w:jc w:val="both"/>
          </w:pPr>
        </w:pPrChange>
      </w:pPr>
      <w:r w:rsidRPr="000C1D37">
        <w:rPr>
          <w:rFonts w:cs="B Zar"/>
          <w:b/>
          <w:sz w:val="32"/>
          <w:szCs w:val="32"/>
          <w:rtl/>
        </w:rPr>
        <w:t>پاسخ:</w:t>
      </w:r>
      <w:r w:rsidRPr="000C1D37">
        <w:rPr>
          <w:rFonts w:cs="B Zar"/>
          <w:sz w:val="32"/>
          <w:szCs w:val="32"/>
        </w:rPr>
        <w:t xml:space="preserve"> </w:t>
      </w:r>
    </w:p>
    <w:p w14:paraId="00000111" w14:textId="77777777" w:rsidR="0028197D" w:rsidRPr="000C1D37" w:rsidRDefault="00F61469">
      <w:pPr>
        <w:bidi/>
        <w:spacing w:line="360" w:lineRule="auto"/>
        <w:jc w:val="both"/>
        <w:rPr>
          <w:rFonts w:cs="B Zar"/>
          <w:sz w:val="32"/>
          <w:szCs w:val="32"/>
        </w:rPr>
        <w:pPrChange w:id="328" w:author="Fatemeh Mohammadi" w:date="2025-10-08T13:27:00Z">
          <w:pPr>
            <w:bidi/>
            <w:spacing w:line="480" w:lineRule="auto"/>
            <w:jc w:val="both"/>
          </w:pPr>
        </w:pPrChange>
      </w:pPr>
      <w:r w:rsidRPr="000C1D37">
        <w:rPr>
          <w:rFonts w:cs="B Zar"/>
          <w:sz w:val="32"/>
          <w:szCs w:val="32"/>
          <w:rtl/>
        </w:rPr>
        <w:t xml:space="preserve">خیر، تغییر محل زندگی یا شغل رتبه اعتباری شما را تغییر نمی‌دهد. </w:t>
      </w:r>
    </w:p>
    <w:p w14:paraId="00000112" w14:textId="77777777" w:rsidR="0028197D" w:rsidRPr="000C1D37" w:rsidRDefault="00F61469">
      <w:pPr>
        <w:bidi/>
        <w:spacing w:line="360" w:lineRule="auto"/>
        <w:jc w:val="both"/>
        <w:rPr>
          <w:rFonts w:cs="B Zar"/>
          <w:sz w:val="32"/>
          <w:szCs w:val="32"/>
        </w:rPr>
        <w:pPrChange w:id="329" w:author="Fatemeh Mohammadi" w:date="2025-10-08T13:27:00Z">
          <w:pPr>
            <w:bidi/>
            <w:spacing w:line="480" w:lineRule="auto"/>
            <w:jc w:val="both"/>
          </w:pPr>
        </w:pPrChange>
      </w:pPr>
      <w:r w:rsidRPr="000C1D37">
        <w:rPr>
          <w:rFonts w:cs="B Zar"/>
          <w:b/>
          <w:sz w:val="32"/>
          <w:szCs w:val="32"/>
          <w:rtl/>
        </w:rPr>
        <w:t>سوال 86:</w:t>
      </w:r>
      <w:r w:rsidRPr="000C1D37">
        <w:rPr>
          <w:rFonts w:cs="B Zar"/>
          <w:sz w:val="32"/>
          <w:szCs w:val="32"/>
          <w:rtl/>
        </w:rPr>
        <w:t xml:space="preserve"> آیا بدهی‌های معوق قدیمی که فراموش کرده‌ام، می‌توانند رتبه من را پایین نگه دارند؟</w:t>
      </w:r>
    </w:p>
    <w:p w14:paraId="00000113" w14:textId="77777777" w:rsidR="0028197D" w:rsidRPr="000C1D37" w:rsidRDefault="00F61469">
      <w:pPr>
        <w:bidi/>
        <w:spacing w:line="360" w:lineRule="auto"/>
        <w:jc w:val="both"/>
        <w:rPr>
          <w:rFonts w:cs="B Zar"/>
          <w:b/>
          <w:sz w:val="32"/>
          <w:szCs w:val="32"/>
        </w:rPr>
        <w:pPrChange w:id="330" w:author="Fatemeh Mohammadi" w:date="2025-10-08T13:27:00Z">
          <w:pPr>
            <w:bidi/>
            <w:spacing w:line="480" w:lineRule="auto"/>
            <w:jc w:val="both"/>
          </w:pPr>
        </w:pPrChange>
      </w:pPr>
      <w:r w:rsidRPr="000C1D37">
        <w:rPr>
          <w:rFonts w:cs="B Zar"/>
          <w:b/>
          <w:sz w:val="32"/>
          <w:szCs w:val="32"/>
          <w:rtl/>
        </w:rPr>
        <w:t>پاسخ :</w:t>
      </w:r>
    </w:p>
    <w:p w14:paraId="00000114" w14:textId="77777777" w:rsidR="0028197D" w:rsidRDefault="00F61469">
      <w:pPr>
        <w:bidi/>
        <w:spacing w:line="360" w:lineRule="auto"/>
        <w:jc w:val="both"/>
        <w:rPr>
          <w:ins w:id="331" w:author="Fatemeh Mohammadi" w:date="2025-10-08T13:26:00Z"/>
          <w:rFonts w:cs="B Zar"/>
          <w:sz w:val="32"/>
          <w:szCs w:val="32"/>
          <w:rtl/>
        </w:rPr>
        <w:pPrChange w:id="332" w:author="Fatemeh Mohammadi" w:date="2025-10-08T13:27:00Z">
          <w:pPr>
            <w:bidi/>
            <w:spacing w:line="480" w:lineRule="auto"/>
            <w:jc w:val="both"/>
          </w:pPr>
        </w:pPrChange>
      </w:pPr>
      <w:r w:rsidRPr="000C1D37">
        <w:rPr>
          <w:rFonts w:cs="B Zar"/>
          <w:sz w:val="32"/>
          <w:szCs w:val="32"/>
          <w:rtl/>
        </w:rPr>
        <w:t xml:space="preserve"> بله، هر بدهی معوقی، حتی اگر قدیمی باشد و شما فراموش کرده باشید، تا زمانی که تسویه نشود، به عنوان سابقه منفی در گزارش شما باقی می‌ماند و بر رتبه‌تان تاثیر می‌گذارد.</w:t>
      </w:r>
    </w:p>
    <w:p w14:paraId="0ACDD79F" w14:textId="49CC651C" w:rsidR="00317361" w:rsidRPr="000C1D37" w:rsidRDefault="00317361">
      <w:pPr>
        <w:bidi/>
        <w:spacing w:line="360" w:lineRule="auto"/>
        <w:jc w:val="both"/>
        <w:rPr>
          <w:rFonts w:cs="B Zar"/>
          <w:sz w:val="32"/>
          <w:szCs w:val="32"/>
          <w:rtl/>
          <w:lang w:bidi="fa-IR"/>
        </w:rPr>
        <w:pPrChange w:id="333" w:author="Fatemeh Mohammadi" w:date="2025-10-08T13:27:00Z">
          <w:pPr>
            <w:bidi/>
            <w:spacing w:line="480" w:lineRule="auto"/>
            <w:jc w:val="both"/>
          </w:pPr>
        </w:pPrChange>
      </w:pPr>
      <w:ins w:id="334" w:author="Fatemeh Mohammadi" w:date="2025-10-08T13:26:00Z">
        <w:r w:rsidRPr="00317361">
          <w:rPr>
            <w:rFonts w:cs="B Zar"/>
            <w:sz w:val="32"/>
            <w:szCs w:val="32"/>
            <w:rtl/>
          </w:rPr>
          <w:t xml:space="preserve">بله، بدهی معوق حتی پس از تسویه نیز به عنوان سابقه منفی در گزارش اعتباری شما باقی می‌ماند. البته با تسویه بدهی، شدت اثر منفی آن کاهش پیدا می‌کند و در طول زمان، با خوش‌حسابی مداوم، رتبه اعتباری شما بهبود می‌یابد. اما این سابقه به طور کامل پاک نمی‌شود و تا پایان دوره </w:t>
        </w:r>
      </w:ins>
      <w:ins w:id="335" w:author="Fatemeh Mohammadi" w:date="2025-10-08T13:32:00Z">
        <w:r>
          <w:rPr>
            <w:rFonts w:cs="B Zar" w:hint="cs"/>
            <w:sz w:val="32"/>
            <w:szCs w:val="32"/>
            <w:rtl/>
          </w:rPr>
          <w:t>بررسی</w:t>
        </w:r>
      </w:ins>
      <w:ins w:id="336" w:author="Fatemeh Mohammadi" w:date="2025-10-08T13:26:00Z">
        <w:r w:rsidRPr="00317361">
          <w:rPr>
            <w:rFonts w:cs="B Zar"/>
            <w:sz w:val="32"/>
            <w:szCs w:val="32"/>
            <w:rtl/>
          </w:rPr>
          <w:t xml:space="preserve"> </w:t>
        </w:r>
        <w:r w:rsidRPr="00317361">
          <w:rPr>
            <w:rFonts w:cs="B Zar"/>
            <w:sz w:val="32"/>
            <w:szCs w:val="32"/>
            <w:rtl/>
          </w:rPr>
          <w:lastRenderedPageBreak/>
          <w:t xml:space="preserve">(معمولاً </w:t>
        </w:r>
        <w:r w:rsidRPr="00317361">
          <w:rPr>
            <w:rFonts w:cs="B Zar"/>
            <w:sz w:val="32"/>
            <w:szCs w:val="32"/>
            <w:rtl/>
            <w:lang w:bidi="fa-IR"/>
          </w:rPr>
          <w:t>۵</w:t>
        </w:r>
        <w:r w:rsidRPr="00317361">
          <w:rPr>
            <w:rFonts w:cs="B Zar"/>
            <w:sz w:val="32"/>
            <w:szCs w:val="32"/>
            <w:rtl/>
          </w:rPr>
          <w:t xml:space="preserve"> سال) در گزارش شما ثبت خواهد ماند</w:t>
        </w:r>
      </w:ins>
      <w:ins w:id="337" w:author="Fatemeh Mohammadi" w:date="2025-10-08T14:08:00Z">
        <w:r w:rsidR="00A619D5">
          <w:rPr>
            <w:rFonts w:cs="B Zar" w:hint="cs"/>
            <w:sz w:val="32"/>
            <w:szCs w:val="32"/>
            <w:rtl/>
            <w:lang w:bidi="fa-IR"/>
          </w:rPr>
          <w:t xml:space="preserve"> تا وضعیت خوش حسابی شما و انضباط در بازپرداخت اقساط برای مدل احراز شود.</w:t>
        </w:r>
      </w:ins>
    </w:p>
    <w:p w14:paraId="00000115" w14:textId="77777777" w:rsidR="0028197D" w:rsidRPr="000C1D37" w:rsidRDefault="00F61469">
      <w:pPr>
        <w:bidi/>
        <w:spacing w:line="360" w:lineRule="auto"/>
        <w:jc w:val="both"/>
        <w:rPr>
          <w:rFonts w:cs="B Zar"/>
          <w:sz w:val="32"/>
          <w:szCs w:val="32"/>
        </w:rPr>
        <w:pPrChange w:id="338" w:author="Fatemeh Mohammadi" w:date="2025-10-08T13:27:00Z">
          <w:pPr>
            <w:bidi/>
            <w:spacing w:line="480" w:lineRule="auto"/>
            <w:jc w:val="both"/>
          </w:pPr>
        </w:pPrChange>
      </w:pPr>
      <w:r w:rsidRPr="000C1D37">
        <w:rPr>
          <w:rFonts w:cs="B Zar"/>
          <w:b/>
          <w:sz w:val="32"/>
          <w:szCs w:val="32"/>
          <w:rtl/>
        </w:rPr>
        <w:t>سوال 87:</w:t>
      </w:r>
      <w:r w:rsidRPr="000C1D37">
        <w:rPr>
          <w:rFonts w:cs="B Zar"/>
          <w:sz w:val="32"/>
          <w:szCs w:val="32"/>
          <w:rtl/>
        </w:rPr>
        <w:t xml:space="preserve"> آیا وضعیت تاهل بر رتبه اعتباری تاثیر دارد؟</w:t>
      </w:r>
    </w:p>
    <w:p w14:paraId="00000116" w14:textId="77777777" w:rsidR="0028197D" w:rsidRPr="000C1D37" w:rsidRDefault="00F61469">
      <w:pPr>
        <w:bidi/>
        <w:spacing w:line="360" w:lineRule="auto"/>
        <w:jc w:val="both"/>
        <w:rPr>
          <w:rFonts w:cs="B Zar"/>
          <w:b/>
          <w:sz w:val="32"/>
          <w:szCs w:val="32"/>
        </w:rPr>
        <w:pPrChange w:id="339" w:author="Fatemeh Mohammadi" w:date="2025-10-08T13:27:00Z">
          <w:pPr>
            <w:bidi/>
            <w:spacing w:line="480" w:lineRule="auto"/>
            <w:jc w:val="both"/>
          </w:pPr>
        </w:pPrChange>
      </w:pPr>
      <w:r w:rsidRPr="000C1D37">
        <w:rPr>
          <w:rFonts w:cs="B Zar"/>
          <w:b/>
          <w:sz w:val="32"/>
          <w:szCs w:val="32"/>
          <w:rtl/>
        </w:rPr>
        <w:t>پاسخ :</w:t>
      </w:r>
    </w:p>
    <w:p w14:paraId="00000117" w14:textId="77777777" w:rsidR="0028197D" w:rsidRPr="000C1D37" w:rsidRDefault="00F61469">
      <w:pPr>
        <w:bidi/>
        <w:spacing w:line="360" w:lineRule="auto"/>
        <w:jc w:val="both"/>
        <w:rPr>
          <w:rFonts w:cs="B Zar"/>
          <w:sz w:val="32"/>
          <w:szCs w:val="32"/>
        </w:rPr>
        <w:pPrChange w:id="340" w:author="Fatemeh Mohammadi" w:date="2025-10-08T13:27:00Z">
          <w:pPr>
            <w:bidi/>
            <w:spacing w:line="480" w:lineRule="auto"/>
            <w:jc w:val="both"/>
          </w:pPr>
        </w:pPrChange>
      </w:pPr>
      <w:r w:rsidRPr="000C1D37">
        <w:rPr>
          <w:rFonts w:cs="B Zar"/>
          <w:sz w:val="32"/>
          <w:szCs w:val="32"/>
          <w:rtl/>
        </w:rPr>
        <w:t xml:space="preserve"> خیر، وضعیت تاهل بر  روی رتبه اعتباری شما تاثیر نمی‌گذارد. </w:t>
      </w:r>
    </w:p>
    <w:p w14:paraId="00000118" w14:textId="77777777" w:rsidR="0028197D" w:rsidRPr="000C1D37" w:rsidRDefault="00F61469">
      <w:pPr>
        <w:bidi/>
        <w:spacing w:line="360" w:lineRule="auto"/>
        <w:jc w:val="both"/>
        <w:rPr>
          <w:rFonts w:cs="B Zar"/>
          <w:sz w:val="32"/>
          <w:szCs w:val="32"/>
        </w:rPr>
        <w:pPrChange w:id="341" w:author="Fatemeh Mohammadi" w:date="2025-10-08T13:27:00Z">
          <w:pPr>
            <w:bidi/>
            <w:spacing w:line="480" w:lineRule="auto"/>
            <w:jc w:val="both"/>
          </w:pPr>
        </w:pPrChange>
      </w:pPr>
      <w:r w:rsidRPr="000C1D37">
        <w:rPr>
          <w:rFonts w:cs="B Zar"/>
          <w:b/>
          <w:sz w:val="32"/>
          <w:szCs w:val="32"/>
          <w:rtl/>
        </w:rPr>
        <w:t>سوال 88:</w:t>
      </w:r>
      <w:r w:rsidRPr="000C1D37">
        <w:rPr>
          <w:rFonts w:cs="B Zar"/>
          <w:sz w:val="32"/>
          <w:szCs w:val="32"/>
          <w:rtl/>
        </w:rPr>
        <w:t xml:space="preserve"> آیا می‌توانم درخواست بدهم تا اطلاعات خاصی از گزارش اعتباری‌ام حذف شود؟</w:t>
      </w:r>
    </w:p>
    <w:p w14:paraId="00000119" w14:textId="77777777" w:rsidR="0028197D" w:rsidRPr="000C1D37" w:rsidRDefault="00F61469">
      <w:pPr>
        <w:bidi/>
        <w:spacing w:line="360" w:lineRule="auto"/>
        <w:jc w:val="both"/>
        <w:rPr>
          <w:rFonts w:cs="B Zar"/>
          <w:b/>
          <w:sz w:val="32"/>
          <w:szCs w:val="32"/>
        </w:rPr>
        <w:pPrChange w:id="342" w:author="Fatemeh Mohammadi" w:date="2025-10-08T13:27:00Z">
          <w:pPr>
            <w:bidi/>
            <w:spacing w:line="480" w:lineRule="auto"/>
            <w:jc w:val="both"/>
          </w:pPr>
        </w:pPrChange>
      </w:pPr>
      <w:r w:rsidRPr="000C1D37">
        <w:rPr>
          <w:rFonts w:cs="B Zar"/>
          <w:b/>
          <w:sz w:val="32"/>
          <w:szCs w:val="32"/>
          <w:rtl/>
        </w:rPr>
        <w:t>پاسخ :</w:t>
      </w:r>
    </w:p>
    <w:p w14:paraId="0000011A" w14:textId="06A36CD8" w:rsidR="0028197D" w:rsidRPr="000C1D37" w:rsidRDefault="00F61469">
      <w:pPr>
        <w:bidi/>
        <w:spacing w:line="360" w:lineRule="auto"/>
        <w:jc w:val="both"/>
        <w:rPr>
          <w:rFonts w:cs="B Zar"/>
          <w:sz w:val="32"/>
          <w:szCs w:val="32"/>
        </w:rPr>
        <w:pPrChange w:id="343" w:author="Fatemeh Mohammadi" w:date="2025-10-08T13:27:00Z">
          <w:pPr>
            <w:bidi/>
            <w:spacing w:line="480" w:lineRule="auto"/>
            <w:jc w:val="both"/>
          </w:pPr>
        </w:pPrChange>
      </w:pPr>
      <w:r w:rsidRPr="000C1D37">
        <w:rPr>
          <w:rFonts w:cs="B Zar"/>
          <w:b/>
          <w:sz w:val="32"/>
          <w:szCs w:val="32"/>
        </w:rPr>
        <w:t xml:space="preserve"> </w:t>
      </w:r>
      <w:r w:rsidRPr="000C1D37">
        <w:rPr>
          <w:rFonts w:cs="B Zar"/>
          <w:sz w:val="32"/>
          <w:szCs w:val="32"/>
          <w:rtl/>
        </w:rPr>
        <w:t xml:space="preserve"> </w:t>
      </w:r>
      <w:del w:id="344" w:author="Fatemeh Mohammadi" w:date="2025-10-08T14:21:00Z">
        <w:r w:rsidRPr="000C1D37" w:rsidDel="003E5B66">
          <w:rPr>
            <w:rFonts w:cs="B Zar"/>
            <w:sz w:val="32"/>
            <w:szCs w:val="32"/>
            <w:rtl/>
          </w:rPr>
          <w:delText xml:space="preserve">فقط </w:delText>
        </w:r>
      </w:del>
      <w:ins w:id="345" w:author="Fatemeh Mohammadi" w:date="2025-10-08T14:24:00Z">
        <w:r w:rsidR="003E5B66">
          <w:rPr>
            <w:rFonts w:cs="B Zar" w:hint="cs"/>
            <w:sz w:val="32"/>
            <w:szCs w:val="32"/>
            <w:rtl/>
          </w:rPr>
          <w:t xml:space="preserve">تنها </w:t>
        </w:r>
      </w:ins>
      <w:r w:rsidRPr="000C1D37">
        <w:rPr>
          <w:rFonts w:cs="B Zar"/>
          <w:sz w:val="32"/>
          <w:szCs w:val="32"/>
          <w:rtl/>
        </w:rPr>
        <w:t>اطلاعات نادرست</w:t>
      </w:r>
      <w:ins w:id="346" w:author="Fatemeh Mohammadi" w:date="2025-10-08T14:20:00Z">
        <w:r w:rsidR="003E5B66">
          <w:rPr>
            <w:rFonts w:cs="B Zar" w:hint="cs"/>
            <w:sz w:val="32"/>
            <w:szCs w:val="32"/>
            <w:rtl/>
          </w:rPr>
          <w:t xml:space="preserve"> </w:t>
        </w:r>
      </w:ins>
      <w:ins w:id="347" w:author="Fatemeh Mohammadi" w:date="2025-10-08T14:24:00Z">
        <w:r w:rsidR="003E5B66">
          <w:rPr>
            <w:rFonts w:cs="B Zar" w:hint="cs"/>
            <w:sz w:val="32"/>
            <w:szCs w:val="32"/>
            <w:rtl/>
          </w:rPr>
          <w:t xml:space="preserve">شما </w:t>
        </w:r>
      </w:ins>
      <w:ins w:id="348" w:author="Fatemeh Mohammadi" w:date="2025-10-08T14:20:00Z">
        <w:r w:rsidR="003E5B66">
          <w:rPr>
            <w:rFonts w:cs="B Zar" w:hint="cs"/>
            <w:sz w:val="32"/>
            <w:szCs w:val="32"/>
            <w:rtl/>
          </w:rPr>
          <w:t xml:space="preserve">در صورت </w:t>
        </w:r>
      </w:ins>
      <w:ins w:id="349" w:author="Fatemeh Mohammadi" w:date="2025-10-08T14:21:00Z">
        <w:r w:rsidR="003E5B66">
          <w:rPr>
            <w:rFonts w:cs="B Zar" w:hint="cs"/>
            <w:sz w:val="32"/>
            <w:szCs w:val="32"/>
            <w:rtl/>
          </w:rPr>
          <w:t>اصلاح و بروزرسانی در پایگاه داده اعتباری کشور</w:t>
        </w:r>
      </w:ins>
      <w:ins w:id="350" w:author="Fatemeh Mohammadi" w:date="2025-10-08T14:23:00Z">
        <w:r w:rsidR="003E5B66">
          <w:rPr>
            <w:rFonts w:cs="B Zar" w:hint="cs"/>
            <w:sz w:val="32"/>
            <w:szCs w:val="32"/>
            <w:rtl/>
          </w:rPr>
          <w:t xml:space="preserve"> قابل تغییر هستند.</w:t>
        </w:r>
      </w:ins>
      <w:r w:rsidRPr="000C1D37">
        <w:rPr>
          <w:rFonts w:cs="B Zar"/>
          <w:sz w:val="32"/>
          <w:szCs w:val="32"/>
          <w:rtl/>
        </w:rPr>
        <w:t xml:space="preserve"> </w:t>
      </w:r>
      <w:del w:id="351" w:author="Fatemeh Mohammadi" w:date="2025-10-08T14:23:00Z">
        <w:r w:rsidRPr="000C1D37" w:rsidDel="003E5B66">
          <w:rPr>
            <w:rFonts w:cs="B Zar"/>
            <w:sz w:val="32"/>
            <w:szCs w:val="32"/>
            <w:rtl/>
          </w:rPr>
          <w:delText>یا اطلاعاتی که مدت زمان نگهداری آن‌ها در سیستم به پایان رسیده باشد، قابل حذف هستند. اطلاعات صحیح و مرتبط با بدهی‌های شما تا زمان مقرر در گزارش باقی می‌مانند.</w:delText>
        </w:r>
      </w:del>
    </w:p>
    <w:p w14:paraId="0000011B" w14:textId="77777777" w:rsidR="0028197D" w:rsidRPr="000C1D37" w:rsidRDefault="00F61469">
      <w:pPr>
        <w:bidi/>
        <w:spacing w:line="360" w:lineRule="auto"/>
        <w:jc w:val="both"/>
        <w:rPr>
          <w:rFonts w:cs="B Zar"/>
          <w:sz w:val="32"/>
          <w:szCs w:val="32"/>
        </w:rPr>
        <w:pPrChange w:id="352" w:author="Fatemeh Mohammadi" w:date="2025-10-08T13:27:00Z">
          <w:pPr>
            <w:bidi/>
            <w:spacing w:line="480" w:lineRule="auto"/>
            <w:jc w:val="both"/>
          </w:pPr>
        </w:pPrChange>
      </w:pPr>
      <w:r w:rsidRPr="000C1D37">
        <w:rPr>
          <w:rFonts w:cs="B Zar"/>
          <w:b/>
          <w:sz w:val="32"/>
          <w:szCs w:val="32"/>
          <w:rtl/>
        </w:rPr>
        <w:t>سوال 89 :</w:t>
      </w:r>
      <w:r w:rsidRPr="000C1D37">
        <w:rPr>
          <w:rFonts w:cs="B Zar"/>
          <w:sz w:val="32"/>
          <w:szCs w:val="32"/>
          <w:rtl/>
        </w:rPr>
        <w:t xml:space="preserve"> آیا سابقه بانکی در خارج از ایران بر رتبه اعتباری من در ایران تاثیر دارد؟</w:t>
      </w:r>
    </w:p>
    <w:p w14:paraId="0000011C" w14:textId="77777777" w:rsidR="0028197D" w:rsidRPr="000C1D37" w:rsidRDefault="00F61469">
      <w:pPr>
        <w:bidi/>
        <w:spacing w:line="360" w:lineRule="auto"/>
        <w:jc w:val="both"/>
        <w:rPr>
          <w:rFonts w:cs="B Zar"/>
          <w:sz w:val="32"/>
          <w:szCs w:val="32"/>
        </w:rPr>
        <w:pPrChange w:id="353" w:author="Fatemeh Mohammadi" w:date="2025-10-08T13:27:00Z">
          <w:pPr>
            <w:bidi/>
            <w:spacing w:line="480" w:lineRule="auto"/>
            <w:jc w:val="both"/>
          </w:pPr>
        </w:pPrChange>
      </w:pPr>
      <w:r w:rsidRPr="000C1D37">
        <w:rPr>
          <w:rFonts w:cs="B Zar"/>
          <w:b/>
          <w:sz w:val="32"/>
          <w:szCs w:val="32"/>
          <w:rtl/>
        </w:rPr>
        <w:t>پاسخ :</w:t>
      </w:r>
      <w:r w:rsidRPr="000C1D37">
        <w:rPr>
          <w:rFonts w:cs="B Zar"/>
          <w:sz w:val="32"/>
          <w:szCs w:val="32"/>
        </w:rPr>
        <w:t xml:space="preserve"> </w:t>
      </w:r>
    </w:p>
    <w:p w14:paraId="0000011D" w14:textId="77777777" w:rsidR="0028197D" w:rsidRPr="000C1D37" w:rsidRDefault="00F61469">
      <w:pPr>
        <w:bidi/>
        <w:spacing w:line="360" w:lineRule="auto"/>
        <w:jc w:val="both"/>
        <w:rPr>
          <w:rFonts w:cs="B Zar"/>
          <w:sz w:val="32"/>
          <w:szCs w:val="32"/>
        </w:rPr>
        <w:pPrChange w:id="354" w:author="Fatemeh Mohammadi" w:date="2025-10-08T13:27:00Z">
          <w:pPr>
            <w:bidi/>
            <w:spacing w:line="480" w:lineRule="auto"/>
            <w:jc w:val="both"/>
          </w:pPr>
        </w:pPrChange>
      </w:pPr>
      <w:r w:rsidRPr="000C1D37">
        <w:rPr>
          <w:rFonts w:cs="B Zar"/>
          <w:sz w:val="32"/>
          <w:szCs w:val="32"/>
          <w:rtl/>
        </w:rPr>
        <w:t>خیر، سوابق بانکی و اعتباری شما در خارج از ایران، در سیستم اعتبارسنجی ایران لحاظ نمی‌شود.</w:t>
      </w:r>
    </w:p>
    <w:p w14:paraId="0000011E" w14:textId="77777777" w:rsidR="0028197D" w:rsidRPr="000C1D37" w:rsidRDefault="00F61469">
      <w:pPr>
        <w:bidi/>
        <w:spacing w:line="360" w:lineRule="auto"/>
        <w:jc w:val="both"/>
        <w:rPr>
          <w:rFonts w:cs="B Zar"/>
          <w:sz w:val="32"/>
          <w:szCs w:val="32"/>
        </w:rPr>
        <w:pPrChange w:id="355" w:author="Fatemeh Mohammadi" w:date="2025-10-08T13:27:00Z">
          <w:pPr>
            <w:bidi/>
            <w:spacing w:line="480" w:lineRule="auto"/>
            <w:jc w:val="both"/>
          </w:pPr>
        </w:pPrChange>
      </w:pPr>
      <w:r w:rsidRPr="000C1D37">
        <w:rPr>
          <w:rFonts w:cs="B Zar"/>
          <w:b/>
          <w:sz w:val="32"/>
          <w:szCs w:val="32"/>
          <w:rtl/>
        </w:rPr>
        <w:t>سوال  90 :</w:t>
      </w:r>
      <w:r w:rsidRPr="000C1D37">
        <w:rPr>
          <w:rFonts w:cs="B Zar"/>
          <w:sz w:val="32"/>
          <w:szCs w:val="32"/>
          <w:rtl/>
        </w:rPr>
        <w:t xml:space="preserve"> مهمترین درسی که باید در مورد اعتبارسنجی بدانم چیست؟</w:t>
      </w:r>
    </w:p>
    <w:p w14:paraId="0000011F" w14:textId="77777777" w:rsidR="0028197D" w:rsidRPr="000C1D37" w:rsidRDefault="00F61469">
      <w:pPr>
        <w:bidi/>
        <w:spacing w:line="360" w:lineRule="auto"/>
        <w:jc w:val="both"/>
        <w:rPr>
          <w:rFonts w:cs="B Zar"/>
          <w:b/>
          <w:sz w:val="32"/>
          <w:szCs w:val="32"/>
        </w:rPr>
        <w:pPrChange w:id="356" w:author="Fatemeh Mohammadi" w:date="2025-10-08T13:27:00Z">
          <w:pPr>
            <w:bidi/>
            <w:spacing w:line="480" w:lineRule="auto"/>
            <w:jc w:val="both"/>
          </w:pPr>
        </w:pPrChange>
      </w:pPr>
      <w:r w:rsidRPr="000C1D37">
        <w:rPr>
          <w:rFonts w:cs="B Zar"/>
          <w:b/>
          <w:sz w:val="32"/>
          <w:szCs w:val="32"/>
          <w:rtl/>
        </w:rPr>
        <w:t>پاسخ :</w:t>
      </w:r>
    </w:p>
    <w:p w14:paraId="00000120" w14:textId="77777777" w:rsidR="0028197D" w:rsidRPr="000C1D37" w:rsidRDefault="00F61469">
      <w:pPr>
        <w:bidi/>
        <w:spacing w:line="360" w:lineRule="auto"/>
        <w:jc w:val="both"/>
        <w:rPr>
          <w:rFonts w:cs="B Zar"/>
          <w:sz w:val="32"/>
          <w:szCs w:val="32"/>
        </w:rPr>
        <w:pPrChange w:id="357" w:author="Fatemeh Mohammadi" w:date="2025-10-08T13:27:00Z">
          <w:pPr>
            <w:bidi/>
            <w:spacing w:line="480" w:lineRule="auto"/>
            <w:jc w:val="both"/>
          </w:pPr>
        </w:pPrChange>
      </w:pPr>
      <w:r w:rsidRPr="000C1D37">
        <w:rPr>
          <w:rFonts w:cs="B Zar"/>
          <w:sz w:val="32"/>
          <w:szCs w:val="32"/>
          <w:rtl/>
        </w:rPr>
        <w:lastRenderedPageBreak/>
        <w:t xml:space="preserve"> مهمترین نکته این است که “خوش‌حسابی” و “پرداخت به موقع و منظم تعهدات” کلید اصلی داشتن یک رتبه اعتباری قوی و دسترسی آسان به خدمات مالی است.</w:t>
      </w:r>
    </w:p>
    <w:p w14:paraId="00000121" w14:textId="77777777" w:rsidR="0028197D" w:rsidRPr="000C1D37" w:rsidRDefault="00F61469">
      <w:pPr>
        <w:bidi/>
        <w:spacing w:line="360" w:lineRule="auto"/>
        <w:jc w:val="both"/>
        <w:rPr>
          <w:rFonts w:cs="B Zar"/>
          <w:sz w:val="32"/>
          <w:szCs w:val="32"/>
        </w:rPr>
        <w:pPrChange w:id="358" w:author="Fatemeh Mohammadi" w:date="2025-10-08T13:27:00Z">
          <w:pPr>
            <w:bidi/>
            <w:spacing w:line="480" w:lineRule="auto"/>
            <w:jc w:val="both"/>
          </w:pPr>
        </w:pPrChange>
      </w:pPr>
      <w:r w:rsidRPr="000C1D37">
        <w:rPr>
          <w:rFonts w:cs="B Zar"/>
          <w:sz w:val="32"/>
          <w:szCs w:val="32"/>
          <w:rtl/>
        </w:rPr>
        <w:t xml:space="preserve">سوال 91 : اگر یه شرکت از بانک ضمانت‌نامه بگیره، این باعث </w:t>
      </w:r>
      <w:r w:rsidRPr="000C1D37">
        <w:rPr>
          <w:rFonts w:cs="B Zar"/>
          <w:b/>
          <w:sz w:val="32"/>
          <w:szCs w:val="32"/>
          <w:rtl/>
        </w:rPr>
        <w:t>کاهش رتبه اعتباریش</w:t>
      </w:r>
      <w:r w:rsidRPr="000C1D37">
        <w:rPr>
          <w:rFonts w:cs="B Zar"/>
          <w:sz w:val="32"/>
          <w:szCs w:val="32"/>
          <w:rtl/>
        </w:rPr>
        <w:t xml:space="preserve"> میشه؟</w:t>
      </w:r>
    </w:p>
    <w:p w14:paraId="00000122" w14:textId="3FF637EF" w:rsidR="0028197D" w:rsidRPr="000C1D37" w:rsidRDefault="00F61469">
      <w:pPr>
        <w:bidi/>
        <w:spacing w:line="360" w:lineRule="auto"/>
        <w:jc w:val="both"/>
        <w:rPr>
          <w:rFonts w:cs="B Zar"/>
          <w:sz w:val="32"/>
          <w:szCs w:val="32"/>
        </w:rPr>
        <w:pPrChange w:id="359" w:author="Fatemeh Mohammadi" w:date="2025-10-08T13:27:00Z">
          <w:pPr>
            <w:bidi/>
            <w:spacing w:line="480" w:lineRule="auto"/>
            <w:jc w:val="both"/>
          </w:pPr>
        </w:pPrChange>
      </w:pPr>
      <w:r w:rsidRPr="000C1D37">
        <w:rPr>
          <w:rFonts w:cs="B Zar"/>
          <w:sz w:val="32"/>
          <w:szCs w:val="32"/>
          <w:rtl/>
        </w:rPr>
        <w:t xml:space="preserve">پاسخ : خیر، صرفِ داشتن یک “ضمانت‌نامه بانکی” </w:t>
      </w:r>
      <w:ins w:id="360" w:author="Fatemeh Mohammadi" w:date="2025-10-11T13:30:00Z">
        <w:r w:rsidR="0085501B">
          <w:rPr>
            <w:rFonts w:cs="B Zar" w:hint="cs"/>
            <w:sz w:val="32"/>
            <w:szCs w:val="32"/>
            <w:rtl/>
          </w:rPr>
          <w:t xml:space="preserve">منجر به </w:t>
        </w:r>
      </w:ins>
      <w:r w:rsidRPr="000C1D37">
        <w:rPr>
          <w:rFonts w:cs="B Zar"/>
          <w:sz w:val="32"/>
          <w:szCs w:val="32"/>
          <w:rtl/>
        </w:rPr>
        <w:t>کاهش رتبه اعتباری یک شخص حقوقی (شرکت) نمی‌شود</w:t>
      </w:r>
      <w:ins w:id="361" w:author="Fatemeh Mohammadi" w:date="2025-10-08T13:33:00Z">
        <w:r w:rsidR="00317361">
          <w:rPr>
            <w:rFonts w:cs="B Zar" w:hint="cs"/>
            <w:sz w:val="32"/>
            <w:szCs w:val="32"/>
            <w:rtl/>
          </w:rPr>
          <w:t>.</w:t>
        </w:r>
      </w:ins>
    </w:p>
    <w:p w14:paraId="00000123" w14:textId="77777777" w:rsidR="0028197D" w:rsidRPr="000C1D37" w:rsidRDefault="00F61469">
      <w:pPr>
        <w:bidi/>
        <w:spacing w:line="360" w:lineRule="auto"/>
        <w:jc w:val="both"/>
        <w:rPr>
          <w:rFonts w:cs="B Zar"/>
          <w:sz w:val="32"/>
          <w:szCs w:val="32"/>
        </w:rPr>
        <w:pPrChange w:id="362" w:author="Fatemeh Mohammadi" w:date="2025-10-08T13:27:00Z">
          <w:pPr>
            <w:bidi/>
            <w:spacing w:line="480" w:lineRule="auto"/>
            <w:jc w:val="both"/>
          </w:pPr>
        </w:pPrChange>
      </w:pPr>
      <w:r w:rsidRPr="000C1D37">
        <w:rPr>
          <w:rFonts w:cs="B Zar"/>
          <w:sz w:val="32"/>
          <w:szCs w:val="32"/>
          <w:rtl/>
        </w:rPr>
        <w:t>سوال 92 :</w:t>
      </w:r>
      <w:r w:rsidRPr="000C1D37">
        <w:rPr>
          <w:rFonts w:cs="B Zar"/>
          <w:sz w:val="24"/>
          <w:szCs w:val="24"/>
        </w:rPr>
        <w:t xml:space="preserve"> </w:t>
      </w:r>
      <w:r w:rsidRPr="000C1D37">
        <w:rPr>
          <w:rFonts w:cs="B Zar"/>
          <w:sz w:val="32"/>
          <w:szCs w:val="32"/>
          <w:rtl/>
        </w:rPr>
        <w:t>آیا می‌توانم با داشتن بدهی معوق، باز هم وام بگیرم؟ تحت چه شرایطی؟</w:t>
      </w:r>
    </w:p>
    <w:p w14:paraId="00000124" w14:textId="77777777" w:rsidR="0028197D" w:rsidRPr="000C1D37" w:rsidRDefault="00F61469">
      <w:pPr>
        <w:bidi/>
        <w:spacing w:line="360" w:lineRule="auto"/>
        <w:jc w:val="both"/>
        <w:rPr>
          <w:rFonts w:cs="B Zar"/>
          <w:sz w:val="32"/>
          <w:szCs w:val="32"/>
        </w:rPr>
        <w:pPrChange w:id="363" w:author="Fatemeh Mohammadi" w:date="2025-10-08T13:27:00Z">
          <w:pPr>
            <w:bidi/>
            <w:spacing w:line="480" w:lineRule="auto"/>
            <w:jc w:val="both"/>
          </w:pPr>
        </w:pPrChange>
      </w:pPr>
      <w:r w:rsidRPr="000C1D37">
        <w:rPr>
          <w:rFonts w:cs="B Zar"/>
          <w:sz w:val="32"/>
          <w:szCs w:val="32"/>
          <w:rtl/>
        </w:rPr>
        <w:t xml:space="preserve">پاسخ : </w:t>
      </w:r>
    </w:p>
    <w:p w14:paraId="00000125" w14:textId="32683891" w:rsidR="0028197D" w:rsidRPr="000C1D37" w:rsidRDefault="00F61469">
      <w:pPr>
        <w:bidi/>
        <w:spacing w:line="360" w:lineRule="auto"/>
        <w:jc w:val="both"/>
        <w:rPr>
          <w:rFonts w:cs="B Zar"/>
          <w:b/>
          <w:sz w:val="32"/>
          <w:szCs w:val="32"/>
        </w:rPr>
        <w:pPrChange w:id="364" w:author="Fatemeh Mohammadi" w:date="2025-10-08T13:27:00Z">
          <w:pPr>
            <w:bidi/>
            <w:spacing w:line="480" w:lineRule="auto"/>
            <w:jc w:val="both"/>
          </w:pPr>
        </w:pPrChange>
      </w:pPr>
      <w:r w:rsidRPr="000C1D37">
        <w:rPr>
          <w:rFonts w:cs="B Zar"/>
          <w:sz w:val="32"/>
          <w:szCs w:val="32"/>
          <w:rtl/>
        </w:rPr>
        <w:t xml:space="preserve">بانک‌ها </w:t>
      </w:r>
      <w:r w:rsidRPr="000C1D37">
        <w:rPr>
          <w:rFonts w:cs="B Zar"/>
          <w:b/>
          <w:sz w:val="32"/>
          <w:szCs w:val="32"/>
          <w:rtl/>
        </w:rPr>
        <w:t>ملزم به استفاده از</w:t>
      </w:r>
      <w:ins w:id="365" w:author="Fatemeh Mohammadi" w:date="2025-10-08T14:25:00Z">
        <w:r w:rsidR="003E5B66">
          <w:rPr>
            <w:rFonts w:cs="B Zar" w:hint="cs"/>
            <w:b/>
            <w:sz w:val="32"/>
            <w:szCs w:val="32"/>
            <w:rtl/>
          </w:rPr>
          <w:t xml:space="preserve"> ابزار</w:t>
        </w:r>
      </w:ins>
      <w:r w:rsidRPr="000C1D37">
        <w:rPr>
          <w:rFonts w:cs="B Zar"/>
          <w:b/>
          <w:sz w:val="32"/>
          <w:szCs w:val="32"/>
          <w:rtl/>
        </w:rPr>
        <w:t xml:space="preserve"> اعتبارسنجی</w:t>
      </w:r>
      <w:r w:rsidRPr="000C1D37">
        <w:rPr>
          <w:rFonts w:cs="B Zar"/>
          <w:sz w:val="32"/>
          <w:szCs w:val="32"/>
          <w:rtl/>
        </w:rPr>
        <w:t xml:space="preserve"> برای</w:t>
      </w:r>
      <w:ins w:id="366" w:author="Fatemeh Mohammadi" w:date="2025-10-08T13:34:00Z">
        <w:r w:rsidR="00317361">
          <w:rPr>
            <w:rFonts w:cs="B Zar" w:hint="cs"/>
            <w:sz w:val="32"/>
            <w:szCs w:val="32"/>
            <w:rtl/>
          </w:rPr>
          <w:t xml:space="preserve"> تصمیم گیری در خصوص</w:t>
        </w:r>
      </w:ins>
      <w:r w:rsidRPr="000C1D37">
        <w:rPr>
          <w:rFonts w:cs="B Zar"/>
          <w:sz w:val="32"/>
          <w:szCs w:val="32"/>
          <w:rtl/>
        </w:rPr>
        <w:t xml:space="preserve"> اعطای تسهیلات هستند، اما </w:t>
      </w:r>
      <w:r w:rsidRPr="000C1D37">
        <w:rPr>
          <w:rFonts w:cs="B Zar"/>
          <w:b/>
          <w:sz w:val="32"/>
          <w:szCs w:val="32"/>
          <w:rtl/>
        </w:rPr>
        <w:t>تصمیم نهایی</w:t>
      </w:r>
      <w:r w:rsidRPr="000C1D37">
        <w:rPr>
          <w:rFonts w:cs="B Zar"/>
          <w:sz w:val="32"/>
          <w:szCs w:val="32"/>
          <w:rtl/>
        </w:rPr>
        <w:t xml:space="preserve"> برای تعلق گرفتن </w:t>
      </w:r>
      <w:r w:rsidRPr="000C1D37">
        <w:rPr>
          <w:rFonts w:cs="B Zar"/>
          <w:b/>
          <w:sz w:val="32"/>
          <w:szCs w:val="32"/>
          <w:rtl/>
        </w:rPr>
        <w:t xml:space="preserve">تسهیلات با خود بانک می باشد . </w:t>
      </w:r>
    </w:p>
    <w:p w14:paraId="00000126" w14:textId="77777777" w:rsidR="0028197D" w:rsidRPr="000C1D37" w:rsidRDefault="00F61469">
      <w:pPr>
        <w:bidi/>
        <w:spacing w:line="360" w:lineRule="auto"/>
        <w:jc w:val="both"/>
        <w:rPr>
          <w:rFonts w:cs="B Zar"/>
          <w:b/>
          <w:sz w:val="32"/>
          <w:szCs w:val="32"/>
        </w:rPr>
        <w:pPrChange w:id="367" w:author="Fatemeh Mohammadi" w:date="2025-10-08T13:27:00Z">
          <w:pPr>
            <w:bidi/>
            <w:spacing w:line="480" w:lineRule="auto"/>
            <w:jc w:val="both"/>
          </w:pPr>
        </w:pPrChange>
      </w:pPr>
      <w:r w:rsidRPr="000C1D37">
        <w:rPr>
          <w:rFonts w:cs="B Zar"/>
          <w:b/>
          <w:sz w:val="32"/>
          <w:szCs w:val="32"/>
          <w:rtl/>
        </w:rPr>
        <w:t>سوال 93 :  آیا تأخیر در بازپرداخت بدهی‌های غیربانکی (مثل بدهی به شرکت‌های خصوصی) در اعتبارسنجی ثبت می‌شود؟</w:t>
      </w:r>
    </w:p>
    <w:p w14:paraId="00000127" w14:textId="77777777" w:rsidR="0028197D" w:rsidRPr="000C1D37" w:rsidRDefault="00F61469">
      <w:pPr>
        <w:bidi/>
        <w:spacing w:line="360" w:lineRule="auto"/>
        <w:jc w:val="both"/>
        <w:rPr>
          <w:rFonts w:cs="B Zar"/>
          <w:b/>
          <w:sz w:val="32"/>
          <w:szCs w:val="32"/>
        </w:rPr>
        <w:pPrChange w:id="368" w:author="Fatemeh Mohammadi" w:date="2025-10-08T13:27:00Z">
          <w:pPr>
            <w:bidi/>
            <w:spacing w:line="480" w:lineRule="auto"/>
            <w:jc w:val="both"/>
          </w:pPr>
        </w:pPrChange>
      </w:pPr>
      <w:r w:rsidRPr="000C1D37">
        <w:rPr>
          <w:rFonts w:cs="B Zar"/>
          <w:b/>
          <w:sz w:val="32"/>
          <w:szCs w:val="32"/>
          <w:rtl/>
        </w:rPr>
        <w:t xml:space="preserve">پاسخ : </w:t>
      </w:r>
    </w:p>
    <w:p w14:paraId="00000128" w14:textId="4600952F" w:rsidR="0028197D" w:rsidRPr="000C1D37" w:rsidRDefault="00F61469">
      <w:pPr>
        <w:bidi/>
        <w:spacing w:line="360" w:lineRule="auto"/>
        <w:jc w:val="both"/>
        <w:rPr>
          <w:rFonts w:cs="B Zar"/>
          <w:b/>
          <w:sz w:val="32"/>
          <w:szCs w:val="32"/>
        </w:rPr>
        <w:pPrChange w:id="369" w:author="Fatemeh Mohammadi" w:date="2025-10-08T13:27:00Z">
          <w:pPr>
            <w:bidi/>
            <w:spacing w:line="480" w:lineRule="auto"/>
            <w:jc w:val="both"/>
          </w:pPr>
        </w:pPrChange>
      </w:pPr>
      <w:r w:rsidRPr="000C1D37">
        <w:rPr>
          <w:rFonts w:cs="B Zar"/>
          <w:b/>
          <w:sz w:val="32"/>
          <w:szCs w:val="32"/>
          <w:rtl/>
        </w:rPr>
        <w:t>در گزارش اعتبارسنجی، تنها قراردادها و تسهیلات</w:t>
      </w:r>
      <w:ins w:id="370" w:author="Fatemeh Mohammadi" w:date="2025-10-08T14:25:00Z">
        <w:r w:rsidR="003E5B66">
          <w:rPr>
            <w:rFonts w:cs="B Zar" w:hint="cs"/>
            <w:b/>
            <w:sz w:val="32"/>
            <w:szCs w:val="32"/>
            <w:rtl/>
          </w:rPr>
          <w:t xml:space="preserve"> از نهادهای تامین کننده دیتا</w:t>
        </w:r>
      </w:ins>
      <w:proofErr w:type="spellStart"/>
      <w:ins w:id="371" w:author="Fatemeh Mohammadi" w:date="2025-10-11T13:29:00Z">
        <w:r w:rsidR="0085501B">
          <w:rPr>
            <w:rFonts w:cs="B Zar" w:hint="cs"/>
            <w:b/>
            <w:sz w:val="32"/>
            <w:szCs w:val="32"/>
            <w:rtl/>
            <w:lang w:bidi="fa-IR"/>
          </w:rPr>
          <w:t>یی</w:t>
        </w:r>
        <w:proofErr w:type="spellEnd"/>
        <w:r w:rsidR="0085501B">
          <w:rPr>
            <w:rFonts w:cs="B Zar" w:hint="cs"/>
            <w:b/>
            <w:sz w:val="32"/>
            <w:szCs w:val="32"/>
            <w:rtl/>
            <w:lang w:bidi="fa-IR"/>
          </w:rPr>
          <w:t xml:space="preserve"> که</w:t>
        </w:r>
      </w:ins>
      <w:ins w:id="372" w:author="Fatemeh Mohammadi" w:date="2025-10-08T14:25:00Z">
        <w:r w:rsidR="003E5B66">
          <w:rPr>
            <w:rFonts w:cs="B Zar" w:hint="cs"/>
            <w:b/>
            <w:sz w:val="32"/>
            <w:szCs w:val="32"/>
            <w:rtl/>
          </w:rPr>
          <w:t xml:space="preserve"> </w:t>
        </w:r>
      </w:ins>
      <w:del w:id="373" w:author="Fatemeh Mohammadi" w:date="2025-10-08T14:25:00Z">
        <w:r w:rsidRPr="000C1D37" w:rsidDel="003E5B66">
          <w:rPr>
            <w:rFonts w:cs="B Zar"/>
            <w:b/>
            <w:sz w:val="32"/>
            <w:szCs w:val="32"/>
            <w:rtl/>
          </w:rPr>
          <w:delText xml:space="preserve">ی که درج شده‌اند </w:delText>
        </w:r>
      </w:del>
      <w:r w:rsidRPr="000C1D37">
        <w:rPr>
          <w:rFonts w:cs="B Zar"/>
          <w:b/>
          <w:sz w:val="32"/>
          <w:szCs w:val="32"/>
          <w:rtl/>
        </w:rPr>
        <w:t>بر رتبه اعتباری شما تاثیر می‌گذارند؛</w:t>
      </w:r>
      <w:ins w:id="374" w:author="Fatemeh Mohammadi" w:date="2025-10-11T13:29:00Z">
        <w:r w:rsidR="0085501B">
          <w:rPr>
            <w:rFonts w:cs="B Zar" w:hint="cs"/>
            <w:b/>
            <w:sz w:val="32"/>
            <w:szCs w:val="32"/>
            <w:rtl/>
          </w:rPr>
          <w:t xml:space="preserve"> ثبت میشود و</w:t>
        </w:r>
      </w:ins>
      <w:r w:rsidRPr="000C1D37">
        <w:rPr>
          <w:rFonts w:cs="B Zar"/>
          <w:b/>
          <w:sz w:val="32"/>
          <w:szCs w:val="32"/>
          <w:rtl/>
        </w:rPr>
        <w:t xml:space="preserve"> </w:t>
      </w:r>
      <w:del w:id="375" w:author="Fatemeh Mohammadi" w:date="2025-10-11T13:29:00Z">
        <w:r w:rsidRPr="000C1D37" w:rsidDel="0085501B">
          <w:rPr>
            <w:rFonts w:cs="B Zar"/>
            <w:b/>
            <w:sz w:val="32"/>
            <w:szCs w:val="32"/>
            <w:rtl/>
          </w:rPr>
          <w:delText xml:space="preserve">موارد </w:delText>
        </w:r>
      </w:del>
      <w:ins w:id="376" w:author="Fatemeh Mohammadi" w:date="2025-10-11T13:29:00Z">
        <w:r w:rsidR="0085501B">
          <w:rPr>
            <w:rFonts w:cs="B Zar" w:hint="cs"/>
            <w:b/>
            <w:sz w:val="32"/>
            <w:szCs w:val="32"/>
            <w:rtl/>
          </w:rPr>
          <w:t>سایر اطلاعات</w:t>
        </w:r>
        <w:r w:rsidR="0085501B" w:rsidRPr="000C1D37">
          <w:rPr>
            <w:rFonts w:cs="B Zar"/>
            <w:b/>
            <w:sz w:val="32"/>
            <w:szCs w:val="32"/>
            <w:rtl/>
          </w:rPr>
          <w:t xml:space="preserve"> </w:t>
        </w:r>
      </w:ins>
      <w:del w:id="377" w:author="Fatemeh Mohammadi" w:date="2025-10-11T13:29:00Z">
        <w:r w:rsidRPr="000C1D37" w:rsidDel="0085501B">
          <w:rPr>
            <w:rFonts w:cs="B Zar"/>
            <w:b/>
            <w:sz w:val="32"/>
            <w:szCs w:val="32"/>
            <w:rtl/>
          </w:rPr>
          <w:delText xml:space="preserve">ثبت‌نشده </w:delText>
        </w:r>
      </w:del>
      <w:r w:rsidRPr="000C1D37">
        <w:rPr>
          <w:rFonts w:cs="B Zar"/>
          <w:b/>
          <w:sz w:val="32"/>
          <w:szCs w:val="32"/>
          <w:rtl/>
        </w:rPr>
        <w:t>هیچ اثری نخواهند داشت.</w:t>
      </w:r>
    </w:p>
    <w:p w14:paraId="00000129" w14:textId="77777777" w:rsidR="0028197D" w:rsidRPr="000C1D37" w:rsidRDefault="00F61469">
      <w:pPr>
        <w:bidi/>
        <w:spacing w:line="360" w:lineRule="auto"/>
        <w:jc w:val="both"/>
        <w:rPr>
          <w:rFonts w:cs="B Zar"/>
          <w:b/>
          <w:sz w:val="32"/>
          <w:szCs w:val="32"/>
        </w:rPr>
        <w:pPrChange w:id="378" w:author="Fatemeh Mohammadi" w:date="2025-10-08T13:27:00Z">
          <w:pPr>
            <w:bidi/>
            <w:spacing w:line="480" w:lineRule="auto"/>
            <w:jc w:val="both"/>
          </w:pPr>
        </w:pPrChange>
      </w:pPr>
      <w:r w:rsidRPr="000C1D37">
        <w:rPr>
          <w:rFonts w:cs="B Zar"/>
          <w:b/>
          <w:sz w:val="32"/>
          <w:szCs w:val="32"/>
          <w:rtl/>
        </w:rPr>
        <w:lastRenderedPageBreak/>
        <w:t>سوال 94 : آیا بانک‌ها برای ارائه دسته چک ، اعتبارسنجی می‌کنند؟</w:t>
      </w:r>
    </w:p>
    <w:p w14:paraId="0000012A" w14:textId="77777777" w:rsidR="0028197D" w:rsidRPr="000C1D37" w:rsidRDefault="00F61469">
      <w:pPr>
        <w:bidi/>
        <w:spacing w:line="360" w:lineRule="auto"/>
        <w:jc w:val="both"/>
        <w:rPr>
          <w:rFonts w:cs="B Zar"/>
          <w:b/>
          <w:sz w:val="32"/>
          <w:szCs w:val="32"/>
        </w:rPr>
        <w:pPrChange w:id="379" w:author="Fatemeh Mohammadi" w:date="2025-10-08T13:27:00Z">
          <w:pPr>
            <w:bidi/>
            <w:spacing w:line="480" w:lineRule="auto"/>
            <w:jc w:val="both"/>
          </w:pPr>
        </w:pPrChange>
      </w:pPr>
      <w:r w:rsidRPr="000C1D37">
        <w:rPr>
          <w:rFonts w:cs="B Zar"/>
          <w:b/>
          <w:sz w:val="32"/>
          <w:szCs w:val="32"/>
          <w:rtl/>
        </w:rPr>
        <w:t xml:space="preserve">پاسخ : </w:t>
      </w:r>
    </w:p>
    <w:p w14:paraId="0000012B" w14:textId="4D61EC93" w:rsidR="0028197D" w:rsidRPr="000C1D37" w:rsidRDefault="00F61469">
      <w:pPr>
        <w:bidi/>
        <w:spacing w:line="360" w:lineRule="auto"/>
        <w:jc w:val="both"/>
        <w:rPr>
          <w:rFonts w:cs="B Zar"/>
          <w:b/>
          <w:sz w:val="32"/>
          <w:szCs w:val="32"/>
        </w:rPr>
        <w:pPrChange w:id="380" w:author="Fatemeh Mohammadi" w:date="2025-10-08T13:27:00Z">
          <w:pPr>
            <w:bidi/>
            <w:spacing w:line="480" w:lineRule="auto"/>
            <w:jc w:val="both"/>
          </w:pPr>
        </w:pPrChange>
      </w:pPr>
      <w:r w:rsidRPr="000C1D37">
        <w:rPr>
          <w:rFonts w:cs="B Zar"/>
          <w:b/>
          <w:sz w:val="32"/>
          <w:szCs w:val="32"/>
          <w:rtl/>
        </w:rPr>
        <w:t>“گزارش اعتبارسنجی ریسک‌پذیری اشخاص را مشخص می‌کند. بنابراین، بانک‌ها می‌توانند از این سرویس</w:t>
      </w:r>
      <w:ins w:id="381" w:author="Fatemeh Mohammadi" w:date="2025-10-11T09:13:00Z">
        <w:r w:rsidR="007D7661">
          <w:rPr>
            <w:rFonts w:cs="B Zar" w:hint="cs"/>
            <w:b/>
            <w:sz w:val="32"/>
            <w:szCs w:val="32"/>
            <w:rtl/>
          </w:rPr>
          <w:t xml:space="preserve"> و</w:t>
        </w:r>
      </w:ins>
      <w:del w:id="382" w:author="Fatemeh Mohammadi" w:date="2025-10-11T09:13:00Z">
        <w:r w:rsidRPr="000C1D37" w:rsidDel="007D7661">
          <w:rPr>
            <w:rFonts w:cs="B Zar"/>
            <w:b/>
            <w:sz w:val="32"/>
            <w:szCs w:val="32"/>
            <w:rtl/>
          </w:rPr>
          <w:delText xml:space="preserve"> </w:delText>
        </w:r>
      </w:del>
      <w:ins w:id="383" w:author="Fatemeh Mohammadi" w:date="2025-10-08T14:27:00Z">
        <w:r w:rsidR="003E5B66">
          <w:rPr>
            <w:rFonts w:cs="B Zar" w:hint="cs"/>
            <w:b/>
            <w:sz w:val="32"/>
            <w:szCs w:val="32"/>
            <w:rtl/>
          </w:rPr>
          <w:t xml:space="preserve">سرویس مخصوص گزارش اعتبارسنجی چک </w:t>
        </w:r>
      </w:ins>
      <w:r w:rsidRPr="000C1D37">
        <w:rPr>
          <w:rFonts w:cs="B Zar"/>
          <w:b/>
          <w:sz w:val="32"/>
          <w:szCs w:val="32"/>
          <w:rtl/>
        </w:rPr>
        <w:t>برای بررسی و تصمیم‌گیری در خصوص صدور دسته‌چک استفاده نمایند</w:t>
      </w:r>
      <w:ins w:id="384" w:author="Fatemeh Mohammadi" w:date="2025-10-08T14:27:00Z">
        <w:r w:rsidR="003E5B66">
          <w:rPr>
            <w:rFonts w:cs="B Zar" w:hint="cs"/>
            <w:b/>
            <w:sz w:val="32"/>
            <w:szCs w:val="32"/>
            <w:rtl/>
          </w:rPr>
          <w:t>.</w:t>
        </w:r>
      </w:ins>
      <w:del w:id="385" w:author="Fatemeh Mohammadi" w:date="2025-10-08T14:27:00Z">
        <w:r w:rsidRPr="000C1D37" w:rsidDel="003E5B66">
          <w:rPr>
            <w:rFonts w:cs="B Zar"/>
            <w:b/>
            <w:sz w:val="32"/>
            <w:szCs w:val="32"/>
            <w:rtl/>
          </w:rPr>
          <w:delText xml:space="preserve"> </w:delText>
        </w:r>
      </w:del>
    </w:p>
    <w:p w14:paraId="0000012C" w14:textId="77777777" w:rsidR="0028197D" w:rsidRPr="000C1D37" w:rsidRDefault="00F61469">
      <w:pPr>
        <w:bidi/>
        <w:spacing w:line="360" w:lineRule="auto"/>
        <w:jc w:val="both"/>
        <w:rPr>
          <w:rFonts w:cs="B Zar"/>
          <w:b/>
          <w:sz w:val="32"/>
          <w:szCs w:val="32"/>
        </w:rPr>
        <w:pPrChange w:id="386" w:author="Fatemeh Mohammadi" w:date="2025-10-08T13:27:00Z">
          <w:pPr>
            <w:bidi/>
            <w:spacing w:line="480" w:lineRule="auto"/>
            <w:jc w:val="both"/>
          </w:pPr>
        </w:pPrChange>
      </w:pPr>
      <w:r w:rsidRPr="000C1D37">
        <w:rPr>
          <w:rFonts w:cs="B Zar"/>
          <w:b/>
          <w:sz w:val="32"/>
          <w:szCs w:val="32"/>
          <w:rtl/>
        </w:rPr>
        <w:t>سوال 95 : اعتبارسنجی چگونه می‌تواند به اقتصاد کلان کشور کمک کند</w:t>
      </w:r>
    </w:p>
    <w:p w14:paraId="0000012D" w14:textId="77777777" w:rsidR="0028197D" w:rsidRPr="000C1D37" w:rsidRDefault="00F61469">
      <w:pPr>
        <w:bidi/>
        <w:spacing w:line="360" w:lineRule="auto"/>
        <w:jc w:val="both"/>
        <w:rPr>
          <w:rFonts w:cs="B Zar"/>
          <w:b/>
          <w:sz w:val="32"/>
          <w:szCs w:val="32"/>
        </w:rPr>
        <w:pPrChange w:id="387" w:author="Fatemeh Mohammadi" w:date="2025-10-08T13:27:00Z">
          <w:pPr>
            <w:bidi/>
            <w:spacing w:line="480" w:lineRule="auto"/>
            <w:jc w:val="both"/>
          </w:pPr>
        </w:pPrChange>
      </w:pPr>
      <w:r w:rsidRPr="000C1D37">
        <w:rPr>
          <w:rFonts w:cs="B Zar"/>
          <w:b/>
          <w:sz w:val="32"/>
          <w:szCs w:val="32"/>
          <w:rtl/>
        </w:rPr>
        <w:t xml:space="preserve">پاسخ : </w:t>
      </w:r>
    </w:p>
    <w:p w14:paraId="0000012E" w14:textId="3CDA3969" w:rsidR="0028197D" w:rsidRPr="000C1D37" w:rsidRDefault="00F61469">
      <w:pPr>
        <w:bidi/>
        <w:spacing w:line="360" w:lineRule="auto"/>
        <w:jc w:val="both"/>
        <w:rPr>
          <w:rFonts w:cs="B Zar"/>
          <w:b/>
          <w:sz w:val="32"/>
          <w:szCs w:val="32"/>
        </w:rPr>
        <w:pPrChange w:id="388" w:author="Fatemeh Mohammadi" w:date="2025-10-08T13:27:00Z">
          <w:pPr>
            <w:bidi/>
            <w:spacing w:line="480" w:lineRule="auto"/>
            <w:jc w:val="both"/>
          </w:pPr>
        </w:pPrChange>
      </w:pPr>
      <w:r w:rsidRPr="000C1D37">
        <w:rPr>
          <w:rFonts w:cs="B Zar"/>
          <w:b/>
          <w:sz w:val="32"/>
          <w:szCs w:val="32"/>
          <w:rtl/>
        </w:rPr>
        <w:t xml:space="preserve">“وام‌دهی بدون اطلاعات کافی ریسک عدم بازپرداخت </w:t>
      </w:r>
      <w:del w:id="389" w:author="Fatemeh Mohammadi" w:date="2025-10-11T09:12:00Z">
        <w:r w:rsidRPr="000C1D37" w:rsidDel="007556A6">
          <w:rPr>
            <w:rFonts w:cs="B Zar"/>
            <w:b/>
            <w:sz w:val="32"/>
            <w:szCs w:val="32"/>
            <w:rtl/>
          </w:rPr>
          <w:delText xml:space="preserve">رو </w:delText>
        </w:r>
      </w:del>
      <w:ins w:id="390" w:author="Fatemeh Mohammadi" w:date="2025-10-11T09:12:00Z">
        <w:r w:rsidR="007556A6" w:rsidRPr="000C1D37">
          <w:rPr>
            <w:rFonts w:cs="B Zar"/>
            <w:b/>
            <w:sz w:val="32"/>
            <w:szCs w:val="32"/>
            <w:rtl/>
          </w:rPr>
          <w:t>ر</w:t>
        </w:r>
        <w:r w:rsidR="007556A6">
          <w:rPr>
            <w:rFonts w:cs="B Zar" w:hint="cs"/>
            <w:b/>
            <w:sz w:val="32"/>
            <w:szCs w:val="32"/>
            <w:rtl/>
          </w:rPr>
          <w:t>ا</w:t>
        </w:r>
        <w:r w:rsidR="007556A6" w:rsidRPr="000C1D37">
          <w:rPr>
            <w:rFonts w:cs="B Zar"/>
            <w:b/>
            <w:sz w:val="32"/>
            <w:szCs w:val="32"/>
            <w:rtl/>
          </w:rPr>
          <w:t xml:space="preserve"> </w:t>
        </w:r>
      </w:ins>
      <w:r w:rsidRPr="000C1D37">
        <w:rPr>
          <w:rFonts w:cs="B Zar"/>
          <w:b/>
          <w:sz w:val="32"/>
          <w:szCs w:val="32"/>
          <w:rtl/>
        </w:rPr>
        <w:t xml:space="preserve">بالا </w:t>
      </w:r>
      <w:del w:id="391" w:author="Fatemeh Mohammadi" w:date="2025-10-11T09:12:00Z">
        <w:r w:rsidRPr="000C1D37" w:rsidDel="007556A6">
          <w:rPr>
            <w:rFonts w:cs="B Zar"/>
            <w:b/>
            <w:sz w:val="32"/>
            <w:szCs w:val="32"/>
            <w:rtl/>
          </w:rPr>
          <w:delText>می‌بره</w:delText>
        </w:r>
      </w:del>
      <w:ins w:id="392" w:author="Fatemeh Mohammadi" w:date="2025-10-11T09:12:00Z">
        <w:r w:rsidR="007556A6" w:rsidRPr="000C1D37">
          <w:rPr>
            <w:rFonts w:cs="B Zar"/>
            <w:b/>
            <w:sz w:val="32"/>
            <w:szCs w:val="32"/>
            <w:rtl/>
          </w:rPr>
          <w:t>می‌بر</w:t>
        </w:r>
        <w:r w:rsidR="007556A6">
          <w:rPr>
            <w:rFonts w:cs="B Zar" w:hint="cs"/>
            <w:b/>
            <w:sz w:val="32"/>
            <w:szCs w:val="32"/>
            <w:rtl/>
          </w:rPr>
          <w:t>د</w:t>
        </w:r>
      </w:ins>
      <w:r w:rsidRPr="000C1D37">
        <w:rPr>
          <w:rFonts w:cs="B Zar"/>
          <w:b/>
          <w:sz w:val="32"/>
          <w:szCs w:val="32"/>
          <w:rtl/>
        </w:rPr>
        <w:t xml:space="preserve">. اعتبارسنجی با </w:t>
      </w:r>
      <w:del w:id="393" w:author="Fatemeh Mohammadi" w:date="2025-10-11T09:12:00Z">
        <w:r w:rsidRPr="000C1D37" w:rsidDel="007556A6">
          <w:rPr>
            <w:rFonts w:cs="B Zar"/>
            <w:b/>
            <w:sz w:val="32"/>
            <w:szCs w:val="32"/>
            <w:rtl/>
          </w:rPr>
          <w:delText xml:space="preserve">دادن </w:delText>
        </w:r>
      </w:del>
      <w:ins w:id="394" w:author="Fatemeh Mohammadi" w:date="2025-10-11T09:12:00Z">
        <w:r w:rsidR="007556A6">
          <w:rPr>
            <w:rFonts w:cs="B Zar" w:hint="cs"/>
            <w:b/>
            <w:sz w:val="32"/>
            <w:szCs w:val="32"/>
            <w:rtl/>
          </w:rPr>
          <w:t>در اختیار قراردادن</w:t>
        </w:r>
        <w:r w:rsidR="007556A6" w:rsidRPr="000C1D37">
          <w:rPr>
            <w:rFonts w:cs="B Zar"/>
            <w:b/>
            <w:sz w:val="32"/>
            <w:szCs w:val="32"/>
            <w:rtl/>
          </w:rPr>
          <w:t xml:space="preserve"> </w:t>
        </w:r>
      </w:ins>
      <w:r w:rsidRPr="000C1D37">
        <w:rPr>
          <w:rFonts w:cs="B Zar"/>
          <w:b/>
          <w:sz w:val="32"/>
          <w:szCs w:val="32"/>
          <w:rtl/>
        </w:rPr>
        <w:t xml:space="preserve">اطلاعات دقیق، این ریسک </w:t>
      </w:r>
      <w:del w:id="395" w:author="Fatemeh Mohammadi" w:date="2025-10-11T09:12:00Z">
        <w:r w:rsidRPr="000C1D37" w:rsidDel="007556A6">
          <w:rPr>
            <w:rFonts w:cs="B Zar"/>
            <w:b/>
            <w:sz w:val="32"/>
            <w:szCs w:val="32"/>
            <w:rtl/>
          </w:rPr>
          <w:delText xml:space="preserve">رو </w:delText>
        </w:r>
      </w:del>
      <w:ins w:id="396" w:author="Fatemeh Mohammadi" w:date="2025-10-11T09:12:00Z">
        <w:r w:rsidR="007556A6" w:rsidRPr="000C1D37">
          <w:rPr>
            <w:rFonts w:cs="B Zar"/>
            <w:b/>
            <w:sz w:val="32"/>
            <w:szCs w:val="32"/>
            <w:rtl/>
          </w:rPr>
          <w:t>ر</w:t>
        </w:r>
        <w:r w:rsidR="007556A6">
          <w:rPr>
            <w:rFonts w:cs="B Zar" w:hint="cs"/>
            <w:b/>
            <w:sz w:val="32"/>
            <w:szCs w:val="32"/>
            <w:rtl/>
          </w:rPr>
          <w:t>ا</w:t>
        </w:r>
        <w:r w:rsidR="007556A6" w:rsidRPr="000C1D37">
          <w:rPr>
            <w:rFonts w:cs="B Zar"/>
            <w:b/>
            <w:sz w:val="32"/>
            <w:szCs w:val="32"/>
            <w:rtl/>
          </w:rPr>
          <w:t xml:space="preserve"> </w:t>
        </w:r>
      </w:ins>
      <w:r w:rsidRPr="000C1D37">
        <w:rPr>
          <w:rFonts w:cs="B Zar"/>
          <w:b/>
          <w:sz w:val="32"/>
          <w:szCs w:val="32"/>
          <w:rtl/>
        </w:rPr>
        <w:t>برای بانک‌ها کم</w:t>
      </w:r>
      <w:del w:id="397" w:author="Fatemeh Mohammadi" w:date="2025-10-11T09:12:00Z">
        <w:r w:rsidRPr="000C1D37" w:rsidDel="007556A6">
          <w:rPr>
            <w:rFonts w:cs="B Zar"/>
            <w:b/>
            <w:sz w:val="32"/>
            <w:szCs w:val="32"/>
            <w:rtl/>
          </w:rPr>
          <w:delText xml:space="preserve"> می‌کنه</w:delText>
        </w:r>
      </w:del>
      <w:ins w:id="398" w:author="Fatemeh Mohammadi" w:date="2025-10-11T09:12:00Z">
        <w:r w:rsidR="007556A6">
          <w:rPr>
            <w:rFonts w:cs="B Zar" w:hint="cs"/>
            <w:b/>
            <w:sz w:val="32"/>
            <w:szCs w:val="32"/>
            <w:rtl/>
          </w:rPr>
          <w:t>کرده</w:t>
        </w:r>
      </w:ins>
      <w:del w:id="399" w:author="Fatemeh Mohammadi" w:date="2025-10-11T09:12:00Z">
        <w:r w:rsidRPr="000C1D37" w:rsidDel="007556A6">
          <w:rPr>
            <w:rFonts w:cs="B Zar"/>
            <w:b/>
            <w:sz w:val="32"/>
            <w:szCs w:val="32"/>
            <w:rtl/>
          </w:rPr>
          <w:delText xml:space="preserve">، </w:delText>
        </w:r>
      </w:del>
      <w:ins w:id="400" w:author="Fatemeh Mohammadi" w:date="2025-10-11T09:12:00Z">
        <w:r w:rsidR="007556A6">
          <w:rPr>
            <w:rFonts w:cs="B Zar" w:hint="cs"/>
            <w:b/>
            <w:sz w:val="32"/>
            <w:szCs w:val="32"/>
            <w:rtl/>
          </w:rPr>
          <w:t xml:space="preserve"> و</w:t>
        </w:r>
        <w:r w:rsidR="007556A6" w:rsidRPr="000C1D37">
          <w:rPr>
            <w:rFonts w:cs="B Zar"/>
            <w:b/>
            <w:sz w:val="32"/>
            <w:szCs w:val="32"/>
            <w:rtl/>
          </w:rPr>
          <w:t xml:space="preserve"> </w:t>
        </w:r>
      </w:ins>
      <w:r w:rsidRPr="000C1D37">
        <w:rPr>
          <w:rFonts w:cs="B Zar"/>
          <w:b/>
          <w:sz w:val="32"/>
          <w:szCs w:val="32"/>
          <w:rtl/>
        </w:rPr>
        <w:t xml:space="preserve">باعث اطمینان بیشتر در وام‌دهی و کاهش احتمال </w:t>
      </w:r>
      <w:del w:id="401" w:author="Fatemeh Mohammadi" w:date="2025-10-11T09:12:00Z">
        <w:r w:rsidRPr="000C1D37" w:rsidDel="007556A6">
          <w:rPr>
            <w:rFonts w:cs="B Zar"/>
            <w:b/>
            <w:sz w:val="32"/>
            <w:szCs w:val="32"/>
            <w:rtl/>
          </w:rPr>
          <w:delText xml:space="preserve">بحران </w:delText>
        </w:r>
      </w:del>
      <w:ins w:id="402" w:author="Fatemeh Mohammadi" w:date="2025-10-11T09:12:00Z">
        <w:r w:rsidR="007556A6">
          <w:rPr>
            <w:rFonts w:cs="B Zar" w:hint="cs"/>
            <w:b/>
            <w:sz w:val="32"/>
            <w:szCs w:val="32"/>
            <w:rtl/>
          </w:rPr>
          <w:t xml:space="preserve">ریسک </w:t>
        </w:r>
      </w:ins>
      <w:ins w:id="403" w:author="Fatemeh Mohammadi" w:date="2025-10-11T09:13:00Z">
        <w:r w:rsidR="007556A6">
          <w:rPr>
            <w:rFonts w:cs="B Zar" w:hint="cs"/>
            <w:b/>
            <w:sz w:val="32"/>
            <w:szCs w:val="32"/>
            <w:rtl/>
          </w:rPr>
          <w:t>اعتباری و نقدینگی در</w:t>
        </w:r>
      </w:ins>
      <w:ins w:id="404" w:author="Fatemeh Mohammadi" w:date="2025-10-11T09:12:00Z">
        <w:r w:rsidR="007556A6" w:rsidRPr="000C1D37">
          <w:rPr>
            <w:rFonts w:cs="B Zar"/>
            <w:b/>
            <w:sz w:val="32"/>
            <w:szCs w:val="32"/>
            <w:rtl/>
          </w:rPr>
          <w:t xml:space="preserve"> </w:t>
        </w:r>
      </w:ins>
      <w:r w:rsidRPr="000C1D37">
        <w:rPr>
          <w:rFonts w:cs="B Zar"/>
          <w:b/>
          <w:sz w:val="32"/>
          <w:szCs w:val="32"/>
          <w:rtl/>
        </w:rPr>
        <w:t>بانک</w:t>
      </w:r>
      <w:del w:id="405" w:author="Fatemeh Mohammadi" w:date="2025-10-11T09:13:00Z">
        <w:r w:rsidRPr="000C1D37" w:rsidDel="007556A6">
          <w:rPr>
            <w:rFonts w:cs="B Zar"/>
            <w:b/>
            <w:sz w:val="32"/>
            <w:szCs w:val="32"/>
            <w:rtl/>
          </w:rPr>
          <w:delText>ی</w:delText>
        </w:r>
      </w:del>
      <w:r w:rsidRPr="000C1D37">
        <w:rPr>
          <w:rFonts w:cs="B Zar"/>
          <w:b/>
          <w:sz w:val="32"/>
          <w:szCs w:val="32"/>
          <w:rtl/>
        </w:rPr>
        <w:t xml:space="preserve"> </w:t>
      </w:r>
      <w:del w:id="406" w:author="Fatemeh Mohammadi" w:date="2025-10-11T09:12:00Z">
        <w:r w:rsidRPr="000C1D37" w:rsidDel="007556A6">
          <w:rPr>
            <w:rFonts w:cs="B Zar"/>
            <w:b/>
            <w:sz w:val="32"/>
            <w:szCs w:val="32"/>
            <w:rtl/>
          </w:rPr>
          <w:delText>میشه</w:delText>
        </w:r>
      </w:del>
      <w:ins w:id="407" w:author="Fatemeh Mohammadi" w:date="2025-10-11T09:12:00Z">
        <w:r w:rsidR="007556A6" w:rsidRPr="000C1D37">
          <w:rPr>
            <w:rFonts w:cs="B Zar"/>
            <w:b/>
            <w:sz w:val="32"/>
            <w:szCs w:val="32"/>
            <w:rtl/>
          </w:rPr>
          <w:t>میش</w:t>
        </w:r>
        <w:r w:rsidR="007556A6">
          <w:rPr>
            <w:rFonts w:cs="B Zar" w:hint="cs"/>
            <w:b/>
            <w:sz w:val="32"/>
            <w:szCs w:val="32"/>
            <w:rtl/>
          </w:rPr>
          <w:t>ود</w:t>
        </w:r>
      </w:ins>
      <w:r w:rsidRPr="000C1D37">
        <w:rPr>
          <w:rFonts w:cs="B Zar"/>
          <w:b/>
          <w:sz w:val="32"/>
          <w:szCs w:val="32"/>
          <w:rtl/>
        </w:rPr>
        <w:t xml:space="preserve">. </w:t>
      </w:r>
      <w:del w:id="408" w:author="Fatemeh Mohammadi" w:date="2025-10-11T09:13:00Z">
        <w:r w:rsidRPr="000C1D37" w:rsidDel="007556A6">
          <w:rPr>
            <w:rFonts w:cs="B Zar"/>
            <w:b/>
            <w:sz w:val="32"/>
            <w:szCs w:val="32"/>
            <w:rtl/>
          </w:rPr>
          <w:delText>در نتیجه، اقتصاد کلان قوی‌تر میشه.”</w:delText>
        </w:r>
      </w:del>
    </w:p>
    <w:p w14:paraId="0000012F" w14:textId="77777777" w:rsidR="0028197D" w:rsidRPr="000C1D37" w:rsidRDefault="00F61469">
      <w:pPr>
        <w:bidi/>
        <w:spacing w:line="360" w:lineRule="auto"/>
        <w:jc w:val="both"/>
        <w:rPr>
          <w:rFonts w:cs="B Zar"/>
          <w:b/>
          <w:sz w:val="32"/>
          <w:szCs w:val="32"/>
        </w:rPr>
        <w:pPrChange w:id="409" w:author="Fatemeh Mohammadi" w:date="2025-10-08T13:27:00Z">
          <w:pPr>
            <w:bidi/>
            <w:spacing w:line="480" w:lineRule="auto"/>
            <w:jc w:val="both"/>
          </w:pPr>
        </w:pPrChange>
      </w:pPr>
      <w:r w:rsidRPr="000C1D37">
        <w:rPr>
          <w:rFonts w:cs="B Zar"/>
          <w:b/>
          <w:sz w:val="32"/>
          <w:szCs w:val="32"/>
          <w:rtl/>
        </w:rPr>
        <w:t>سوال 96 : آیا ثبت شرکت جدید، بلافاصله دارای امتیاز اعتباری می‌شود؟</w:t>
      </w:r>
    </w:p>
    <w:p w14:paraId="00000130" w14:textId="557B5136" w:rsidR="0028197D" w:rsidRPr="000C1D37" w:rsidRDefault="00F61469">
      <w:pPr>
        <w:bidi/>
        <w:spacing w:line="360" w:lineRule="auto"/>
        <w:jc w:val="both"/>
        <w:rPr>
          <w:rFonts w:cs="B Zar"/>
          <w:b/>
          <w:sz w:val="32"/>
          <w:szCs w:val="32"/>
        </w:rPr>
        <w:pPrChange w:id="410" w:author="Fatemeh Mohammadi" w:date="2025-10-08T13:27:00Z">
          <w:pPr>
            <w:bidi/>
            <w:spacing w:line="480" w:lineRule="auto"/>
            <w:jc w:val="both"/>
          </w:pPr>
        </w:pPrChange>
      </w:pPr>
      <w:r w:rsidRPr="000C1D37">
        <w:rPr>
          <w:rFonts w:cs="B Zar"/>
          <w:b/>
          <w:sz w:val="32"/>
          <w:szCs w:val="32"/>
          <w:rtl/>
        </w:rPr>
        <w:t xml:space="preserve">پاسخ : </w:t>
      </w:r>
      <w:del w:id="411" w:author="Fatemeh Mohammadi" w:date="2025-10-11T09:12:00Z">
        <w:r w:rsidRPr="000C1D37" w:rsidDel="007556A6">
          <w:rPr>
            <w:rFonts w:cs="B Zar"/>
            <w:b/>
            <w:sz w:val="32"/>
            <w:szCs w:val="32"/>
            <w:rtl/>
          </w:rPr>
          <w:delText>“</w:delText>
        </w:r>
      </w:del>
      <w:r w:rsidRPr="000C1D37">
        <w:rPr>
          <w:rFonts w:cs="B Zar"/>
          <w:b/>
          <w:sz w:val="32"/>
          <w:szCs w:val="32"/>
          <w:rtl/>
        </w:rPr>
        <w:t>امتیاز اعتباری اشخاص حقوقی بر اساس سابقه پرداخت اقساط محاسبه میشه. در صورت نبود سابقه، امتیازی تعیین نمیشه.</w:t>
      </w:r>
      <w:del w:id="412" w:author="Fatemeh Mohammadi" w:date="2025-10-11T09:12:00Z">
        <w:r w:rsidRPr="000C1D37" w:rsidDel="007556A6">
          <w:rPr>
            <w:rFonts w:cs="B Zar"/>
            <w:b/>
            <w:sz w:val="32"/>
            <w:szCs w:val="32"/>
            <w:rtl/>
          </w:rPr>
          <w:delText>”</w:delText>
        </w:r>
      </w:del>
    </w:p>
    <w:p w14:paraId="00000131" w14:textId="77777777" w:rsidR="0028197D" w:rsidRPr="000C1D37" w:rsidRDefault="00F61469">
      <w:pPr>
        <w:bidi/>
        <w:spacing w:line="360" w:lineRule="auto"/>
        <w:jc w:val="both"/>
        <w:rPr>
          <w:rFonts w:cs="B Zar"/>
          <w:b/>
          <w:sz w:val="32"/>
          <w:szCs w:val="32"/>
        </w:rPr>
        <w:pPrChange w:id="413" w:author="Fatemeh Mohammadi" w:date="2025-10-08T13:27:00Z">
          <w:pPr>
            <w:bidi/>
            <w:spacing w:line="480" w:lineRule="auto"/>
            <w:jc w:val="both"/>
          </w:pPr>
        </w:pPrChange>
      </w:pPr>
      <w:r w:rsidRPr="000C1D37">
        <w:rPr>
          <w:rFonts w:cs="B Zar"/>
          <w:b/>
          <w:sz w:val="32"/>
          <w:szCs w:val="32"/>
          <w:rtl/>
        </w:rPr>
        <w:t xml:space="preserve">سوال 97 : آیا استخدام در شرکت‌های دولتی یا خصوصی و یا مقام کاری  روی امتیاز اعتباری تاثیر داره ؟ </w:t>
      </w:r>
    </w:p>
    <w:p w14:paraId="00000132" w14:textId="5BCE7C5A" w:rsidR="0028197D" w:rsidRPr="000C1D37" w:rsidRDefault="00F61469">
      <w:pPr>
        <w:bidi/>
        <w:spacing w:line="360" w:lineRule="auto"/>
        <w:jc w:val="both"/>
        <w:rPr>
          <w:rFonts w:cs="B Zar"/>
          <w:b/>
          <w:sz w:val="32"/>
          <w:szCs w:val="32"/>
        </w:rPr>
        <w:pPrChange w:id="414" w:author="Fatemeh Mohammadi" w:date="2025-10-08T13:27:00Z">
          <w:pPr>
            <w:bidi/>
            <w:spacing w:line="480" w:lineRule="auto"/>
            <w:jc w:val="both"/>
          </w:pPr>
        </w:pPrChange>
      </w:pPr>
      <w:r w:rsidRPr="000C1D37">
        <w:rPr>
          <w:rFonts w:cs="B Zar"/>
          <w:b/>
          <w:sz w:val="32"/>
          <w:szCs w:val="32"/>
          <w:rtl/>
        </w:rPr>
        <w:lastRenderedPageBreak/>
        <w:t>پلسخ : مقام، نوع استخدام، و محل کار (دولتی یا خصوصی) تاثیری روی رتبه اعتباری ندارند</w:t>
      </w:r>
      <w:ins w:id="415" w:author="Fatemeh Mohammadi" w:date="2025-10-11T09:11:00Z">
        <w:r w:rsidR="007556A6">
          <w:rPr>
            <w:rFonts w:cs="B Zar" w:hint="cs"/>
            <w:b/>
            <w:sz w:val="32"/>
            <w:szCs w:val="32"/>
            <w:rtl/>
          </w:rPr>
          <w:t>.</w:t>
        </w:r>
      </w:ins>
    </w:p>
    <w:p w14:paraId="00000133" w14:textId="77777777" w:rsidR="0028197D" w:rsidRPr="000C1D37" w:rsidRDefault="00F61469">
      <w:pPr>
        <w:bidi/>
        <w:spacing w:line="360" w:lineRule="auto"/>
        <w:jc w:val="both"/>
        <w:rPr>
          <w:rFonts w:cs="B Zar"/>
          <w:b/>
          <w:sz w:val="32"/>
          <w:szCs w:val="32"/>
        </w:rPr>
        <w:pPrChange w:id="416" w:author="Fatemeh Mohammadi" w:date="2025-10-08T13:27:00Z">
          <w:pPr>
            <w:bidi/>
            <w:spacing w:line="480" w:lineRule="auto"/>
            <w:jc w:val="both"/>
          </w:pPr>
        </w:pPrChange>
      </w:pPr>
      <w:r w:rsidRPr="000C1D37">
        <w:rPr>
          <w:rFonts w:cs="B Zar"/>
          <w:b/>
          <w:sz w:val="32"/>
          <w:szCs w:val="32"/>
          <w:rtl/>
        </w:rPr>
        <w:t>سوال 98 : : آیا اعتبار سنجی برای شرکت‌ها و کسب‌وکارها با افراد حقیقی تفاوتی داره؟</w:t>
      </w:r>
    </w:p>
    <w:p w14:paraId="00000134" w14:textId="77777777" w:rsidR="0028197D" w:rsidRPr="000C1D37" w:rsidRDefault="00F61469">
      <w:pPr>
        <w:bidi/>
        <w:spacing w:line="360" w:lineRule="auto"/>
        <w:jc w:val="both"/>
        <w:rPr>
          <w:rFonts w:cs="B Zar"/>
          <w:b/>
          <w:sz w:val="32"/>
          <w:szCs w:val="32"/>
        </w:rPr>
        <w:pPrChange w:id="417" w:author="Fatemeh Mohammadi" w:date="2025-10-08T13:27:00Z">
          <w:pPr>
            <w:bidi/>
            <w:spacing w:line="480" w:lineRule="auto"/>
            <w:jc w:val="both"/>
          </w:pPr>
        </w:pPrChange>
      </w:pPr>
      <w:r w:rsidRPr="000C1D37">
        <w:rPr>
          <w:rFonts w:cs="B Zar"/>
          <w:b/>
          <w:sz w:val="32"/>
          <w:szCs w:val="32"/>
          <w:rtl/>
        </w:rPr>
        <w:t xml:space="preserve">پاسخ : </w:t>
      </w:r>
    </w:p>
    <w:p w14:paraId="00000135" w14:textId="402969F3" w:rsidR="0028197D" w:rsidRPr="000C1D37" w:rsidRDefault="00F61469">
      <w:pPr>
        <w:bidi/>
        <w:spacing w:line="360" w:lineRule="auto"/>
        <w:jc w:val="both"/>
        <w:rPr>
          <w:rFonts w:cs="B Zar"/>
          <w:b/>
          <w:sz w:val="32"/>
          <w:szCs w:val="32"/>
        </w:rPr>
        <w:pPrChange w:id="418" w:author="Fatemeh Mohammadi" w:date="2025-10-08T13:27:00Z">
          <w:pPr>
            <w:bidi/>
            <w:spacing w:line="480" w:lineRule="auto"/>
            <w:jc w:val="both"/>
          </w:pPr>
        </w:pPrChange>
      </w:pPr>
      <w:r w:rsidRPr="000C1D37">
        <w:rPr>
          <w:rFonts w:cs="B Zar"/>
          <w:b/>
          <w:sz w:val="32"/>
          <w:szCs w:val="32"/>
          <w:rtl/>
        </w:rPr>
        <w:t xml:space="preserve">بله نحوه محاسبه امتیاز اعتباری افراد حقیقی و حقوقی و </w:t>
      </w:r>
      <w:del w:id="419" w:author="Fatemeh Mohammadi" w:date="2025-10-11T09:11:00Z">
        <w:r w:rsidRPr="000C1D37" w:rsidDel="007556A6">
          <w:rPr>
            <w:rFonts w:cs="B Zar"/>
            <w:b/>
            <w:sz w:val="32"/>
            <w:szCs w:val="32"/>
            <w:rtl/>
          </w:rPr>
          <w:delText xml:space="preserve">شاخص‌هایشان </w:delText>
        </w:r>
      </w:del>
      <w:ins w:id="420" w:author="Fatemeh Mohammadi" w:date="2025-10-11T09:11:00Z">
        <w:r w:rsidR="007556A6" w:rsidRPr="000C1D37">
          <w:rPr>
            <w:rFonts w:cs="B Zar"/>
            <w:b/>
            <w:sz w:val="32"/>
            <w:szCs w:val="32"/>
            <w:rtl/>
          </w:rPr>
          <w:t>شاخص‌های</w:t>
        </w:r>
        <w:r w:rsidR="007556A6">
          <w:rPr>
            <w:rFonts w:cs="B Zar" w:hint="cs"/>
            <w:b/>
            <w:sz w:val="32"/>
            <w:szCs w:val="32"/>
            <w:rtl/>
          </w:rPr>
          <w:t xml:space="preserve"> موثر در مدلسازی هر یک</w:t>
        </w:r>
        <w:r w:rsidR="007556A6" w:rsidRPr="000C1D37">
          <w:rPr>
            <w:rFonts w:cs="B Zar"/>
            <w:b/>
            <w:sz w:val="32"/>
            <w:szCs w:val="32"/>
            <w:rtl/>
          </w:rPr>
          <w:t xml:space="preserve"> </w:t>
        </w:r>
      </w:ins>
      <w:r w:rsidRPr="000C1D37">
        <w:rPr>
          <w:rFonts w:cs="B Zar"/>
          <w:b/>
          <w:sz w:val="32"/>
          <w:szCs w:val="32"/>
          <w:rtl/>
        </w:rPr>
        <w:t>متفاوت است.</w:t>
      </w:r>
    </w:p>
    <w:p w14:paraId="00000136" w14:textId="5A43B7F0" w:rsidR="0028197D" w:rsidRPr="000C1D37" w:rsidRDefault="00F61469">
      <w:pPr>
        <w:bidi/>
        <w:spacing w:line="360" w:lineRule="auto"/>
        <w:jc w:val="both"/>
        <w:rPr>
          <w:rFonts w:cs="B Zar"/>
          <w:b/>
          <w:sz w:val="32"/>
          <w:szCs w:val="32"/>
        </w:rPr>
        <w:pPrChange w:id="421" w:author="Fatemeh Mohammadi" w:date="2025-10-08T13:27:00Z">
          <w:pPr>
            <w:bidi/>
            <w:spacing w:line="480" w:lineRule="auto"/>
            <w:jc w:val="both"/>
          </w:pPr>
        </w:pPrChange>
      </w:pPr>
      <w:r w:rsidRPr="000C1D37">
        <w:rPr>
          <w:rFonts w:cs="B Zar"/>
          <w:b/>
          <w:sz w:val="32"/>
          <w:szCs w:val="32"/>
          <w:rtl/>
        </w:rPr>
        <w:t xml:space="preserve">سوال 99 : آیا امکان داره که یک وام‌گیرنده، امتیاز اعتبارسنجی </w:t>
      </w:r>
      <w:del w:id="422" w:author="Fatemeh Mohammadi" w:date="2025-10-08T14:29:00Z">
        <w:r w:rsidRPr="000C1D37" w:rsidDel="00AD711F">
          <w:rPr>
            <w:rFonts w:cs="B Zar"/>
            <w:b/>
            <w:sz w:val="32"/>
            <w:szCs w:val="32"/>
            <w:rtl/>
          </w:rPr>
          <w:delText xml:space="preserve"> </w:delText>
        </w:r>
      </w:del>
      <w:r w:rsidRPr="000C1D37">
        <w:rPr>
          <w:rFonts w:cs="B Zar"/>
          <w:b/>
          <w:sz w:val="32"/>
          <w:szCs w:val="32"/>
          <w:rtl/>
        </w:rPr>
        <w:t>خودش رو به شخص دیگری منتقل کنه؟</w:t>
      </w:r>
    </w:p>
    <w:p w14:paraId="00000137" w14:textId="77777777" w:rsidR="0028197D" w:rsidRPr="000C1D37" w:rsidRDefault="00F61469">
      <w:pPr>
        <w:bidi/>
        <w:spacing w:line="360" w:lineRule="auto"/>
        <w:jc w:val="both"/>
        <w:rPr>
          <w:rFonts w:cs="B Zar"/>
          <w:b/>
          <w:sz w:val="32"/>
          <w:szCs w:val="32"/>
        </w:rPr>
        <w:pPrChange w:id="423" w:author="Fatemeh Mohammadi" w:date="2025-10-08T13:27:00Z">
          <w:pPr>
            <w:bidi/>
            <w:spacing w:line="480" w:lineRule="auto"/>
            <w:jc w:val="both"/>
          </w:pPr>
        </w:pPrChange>
      </w:pPr>
      <w:r w:rsidRPr="000C1D37">
        <w:rPr>
          <w:rFonts w:cs="B Zar"/>
          <w:b/>
          <w:sz w:val="32"/>
          <w:szCs w:val="32"/>
          <w:rtl/>
        </w:rPr>
        <w:t>پاسخ :</w:t>
      </w:r>
    </w:p>
    <w:p w14:paraId="00000138" w14:textId="77777777" w:rsidR="0028197D" w:rsidRPr="000C1D37" w:rsidRDefault="00F61469">
      <w:pPr>
        <w:bidi/>
        <w:spacing w:line="360" w:lineRule="auto"/>
        <w:jc w:val="both"/>
        <w:rPr>
          <w:rFonts w:cs="B Zar"/>
          <w:b/>
          <w:sz w:val="32"/>
          <w:szCs w:val="32"/>
        </w:rPr>
        <w:pPrChange w:id="424" w:author="Fatemeh Mohammadi" w:date="2025-10-08T13:27:00Z">
          <w:pPr>
            <w:bidi/>
            <w:spacing w:line="480" w:lineRule="auto"/>
            <w:jc w:val="both"/>
          </w:pPr>
        </w:pPrChange>
      </w:pPr>
      <w:r w:rsidRPr="000C1D37">
        <w:rPr>
          <w:rFonts w:cs="B Zar"/>
          <w:b/>
          <w:sz w:val="32"/>
          <w:szCs w:val="32"/>
          <w:rtl/>
        </w:rPr>
        <w:t>خیر ، اعتبار و سابقه اعتباری کاملاً شخصی و غیرقابل انتقال است.</w:t>
      </w:r>
    </w:p>
    <w:p w14:paraId="00000139" w14:textId="77777777" w:rsidR="0028197D" w:rsidRPr="000C1D37" w:rsidRDefault="00F61469">
      <w:pPr>
        <w:bidi/>
        <w:spacing w:line="360" w:lineRule="auto"/>
        <w:jc w:val="both"/>
        <w:rPr>
          <w:rFonts w:cs="B Zar"/>
          <w:b/>
          <w:sz w:val="32"/>
          <w:szCs w:val="32"/>
        </w:rPr>
        <w:pPrChange w:id="425" w:author="Fatemeh Mohammadi" w:date="2025-10-08T13:27:00Z">
          <w:pPr>
            <w:bidi/>
            <w:spacing w:line="480" w:lineRule="auto"/>
            <w:jc w:val="both"/>
          </w:pPr>
        </w:pPrChange>
      </w:pPr>
      <w:r w:rsidRPr="000C1D37">
        <w:rPr>
          <w:rFonts w:cs="B Zar"/>
          <w:b/>
          <w:sz w:val="32"/>
          <w:szCs w:val="32"/>
          <w:rtl/>
        </w:rPr>
        <w:t>سوال 100: چه مدت طول می‌کشد تا تاثیر منفی یک چک برگشتی از روی سابقه اعتباری پاک شود؟</w:t>
      </w:r>
    </w:p>
    <w:p w14:paraId="0000013A" w14:textId="77777777" w:rsidR="0028197D" w:rsidRPr="000C1D37" w:rsidRDefault="00F61469">
      <w:pPr>
        <w:bidi/>
        <w:spacing w:line="360" w:lineRule="auto"/>
        <w:jc w:val="both"/>
        <w:rPr>
          <w:rFonts w:cs="B Zar"/>
          <w:b/>
          <w:sz w:val="32"/>
          <w:szCs w:val="32"/>
        </w:rPr>
        <w:pPrChange w:id="426" w:author="Fatemeh Mohammadi" w:date="2025-10-08T13:27:00Z">
          <w:pPr>
            <w:bidi/>
            <w:spacing w:line="480" w:lineRule="auto"/>
            <w:jc w:val="both"/>
          </w:pPr>
        </w:pPrChange>
      </w:pPr>
      <w:r w:rsidRPr="000C1D37">
        <w:rPr>
          <w:rFonts w:cs="B Zar"/>
          <w:b/>
          <w:sz w:val="32"/>
          <w:szCs w:val="32"/>
          <w:rtl/>
        </w:rPr>
        <w:t xml:space="preserve">پاسخ : </w:t>
      </w:r>
    </w:p>
    <w:p w14:paraId="0000013B" w14:textId="60BAB3EC" w:rsidR="0028197D" w:rsidRPr="000C1D37" w:rsidRDefault="00F61469" w:rsidP="005E5265">
      <w:pPr>
        <w:bidi/>
        <w:spacing w:line="360" w:lineRule="auto"/>
        <w:jc w:val="both"/>
        <w:rPr>
          <w:rFonts w:cs="B Zar"/>
          <w:b/>
          <w:sz w:val="32"/>
          <w:szCs w:val="32"/>
        </w:rPr>
        <w:pPrChange w:id="427" w:author="Fatemeh Mohammadi" w:date="2025-10-11T08:44:00Z">
          <w:pPr>
            <w:bidi/>
            <w:spacing w:line="480" w:lineRule="auto"/>
            <w:jc w:val="both"/>
          </w:pPr>
        </w:pPrChange>
      </w:pPr>
      <w:r w:rsidRPr="000C1D37">
        <w:rPr>
          <w:rFonts w:cs="B Zar"/>
          <w:b/>
          <w:sz w:val="32"/>
          <w:szCs w:val="32"/>
          <w:rtl/>
        </w:rPr>
        <w:t>مدت زمان رفع اثرمنفی چک برگشتی 5 سال می باشد</w:t>
      </w:r>
      <w:ins w:id="428" w:author="Fatemeh Mohammadi" w:date="2025-10-08T14:30:00Z">
        <w:r w:rsidR="00AD711F">
          <w:rPr>
            <w:rFonts w:cs="B Zar" w:hint="cs"/>
            <w:b/>
            <w:sz w:val="32"/>
            <w:szCs w:val="32"/>
            <w:rtl/>
          </w:rPr>
          <w:t xml:space="preserve">. </w:t>
        </w:r>
      </w:ins>
      <w:ins w:id="429" w:author="Fatemeh Mohammadi" w:date="2025-10-11T08:44:00Z">
        <w:r w:rsidR="005E5265">
          <w:rPr>
            <w:rFonts w:cs="B Zar" w:hint="cs"/>
            <w:b/>
            <w:sz w:val="32"/>
            <w:szCs w:val="32"/>
            <w:rtl/>
          </w:rPr>
          <w:t>بعلا</w:t>
        </w:r>
      </w:ins>
      <w:ins w:id="430" w:author="Fatemeh Mohammadi" w:date="2025-10-11T08:45:00Z">
        <w:r w:rsidR="005E5265">
          <w:rPr>
            <w:rFonts w:cs="B Zar" w:hint="cs"/>
            <w:b/>
            <w:sz w:val="32"/>
            <w:szCs w:val="32"/>
            <w:rtl/>
          </w:rPr>
          <w:t xml:space="preserve">وه </w:t>
        </w:r>
      </w:ins>
      <w:ins w:id="431" w:author="Fatemeh Mohammadi" w:date="2025-10-08T14:30:00Z">
        <w:r w:rsidR="00AD711F">
          <w:rPr>
            <w:rFonts w:cs="B Zar" w:hint="cs"/>
            <w:b/>
            <w:sz w:val="32"/>
            <w:szCs w:val="32"/>
            <w:rtl/>
          </w:rPr>
          <w:t xml:space="preserve">با گذشت زمان </w:t>
        </w:r>
      </w:ins>
      <w:ins w:id="432" w:author="Fatemeh Mohammadi" w:date="2025-10-11T08:44:00Z">
        <w:r w:rsidR="005E5265">
          <w:rPr>
            <w:rFonts w:cs="B Zar" w:hint="cs"/>
            <w:b/>
            <w:sz w:val="32"/>
            <w:szCs w:val="32"/>
            <w:rtl/>
            <w:lang w:bidi="fa-IR"/>
          </w:rPr>
          <w:t>پس از</w:t>
        </w:r>
      </w:ins>
      <w:ins w:id="433" w:author="Fatemeh Mohammadi" w:date="2025-10-08T14:30:00Z">
        <w:r w:rsidR="00AD711F">
          <w:rPr>
            <w:rFonts w:cs="B Zar" w:hint="cs"/>
            <w:b/>
            <w:sz w:val="32"/>
            <w:szCs w:val="32"/>
            <w:rtl/>
          </w:rPr>
          <w:t xml:space="preserve"> رفع سو اثر چک برگشتی و رفتار خوش حسابی </w:t>
        </w:r>
      </w:ins>
      <w:ins w:id="434" w:author="Fatemeh Mohammadi" w:date="2025-10-11T08:44:00Z">
        <w:r w:rsidR="005E5265">
          <w:rPr>
            <w:rFonts w:cs="B Zar" w:hint="cs"/>
            <w:b/>
            <w:sz w:val="32"/>
            <w:szCs w:val="32"/>
            <w:rtl/>
          </w:rPr>
          <w:t>تاثیر</w:t>
        </w:r>
      </w:ins>
      <w:ins w:id="435" w:author="Fatemeh Mohammadi" w:date="2025-10-08T14:30:00Z">
        <w:r w:rsidR="00AD711F">
          <w:rPr>
            <w:rFonts w:cs="B Zar" w:hint="cs"/>
            <w:b/>
            <w:sz w:val="32"/>
            <w:szCs w:val="32"/>
            <w:rtl/>
          </w:rPr>
          <w:t xml:space="preserve"> منفی آن به مرور کمتر میشود.</w:t>
        </w:r>
      </w:ins>
      <w:r w:rsidRPr="000C1D37">
        <w:rPr>
          <w:rFonts w:cs="B Zar"/>
          <w:b/>
          <w:sz w:val="32"/>
          <w:szCs w:val="32"/>
          <w:rtl/>
        </w:rPr>
        <w:t xml:space="preserve"> </w:t>
      </w:r>
    </w:p>
    <w:p w14:paraId="0000013C" w14:textId="77777777" w:rsidR="0028197D" w:rsidRPr="000C1D37" w:rsidRDefault="00F61469">
      <w:pPr>
        <w:bidi/>
        <w:spacing w:line="360" w:lineRule="auto"/>
        <w:ind w:left="360"/>
        <w:jc w:val="both"/>
        <w:rPr>
          <w:rFonts w:cs="B Zar"/>
          <w:b/>
          <w:sz w:val="32"/>
          <w:szCs w:val="32"/>
        </w:rPr>
        <w:pPrChange w:id="436" w:author="Fatemeh Mohammadi" w:date="2025-10-08T13:27:00Z">
          <w:pPr>
            <w:bidi/>
            <w:spacing w:line="480" w:lineRule="auto"/>
            <w:ind w:left="360"/>
            <w:jc w:val="both"/>
          </w:pPr>
        </w:pPrChange>
      </w:pPr>
      <w:r w:rsidRPr="000C1D37">
        <w:rPr>
          <w:rFonts w:cs="B Zar"/>
          <w:b/>
          <w:sz w:val="32"/>
          <w:szCs w:val="32"/>
          <w:rtl/>
        </w:rPr>
        <w:lastRenderedPageBreak/>
        <w:t>سوال 101 : آیا ابزارهای مالی جدید مثل رمزارزها، در آینده روی اعتبارسنجی تاثیر خواهند گذاشت؟</w:t>
      </w:r>
    </w:p>
    <w:p w14:paraId="0000013D" w14:textId="77777777" w:rsidR="0028197D" w:rsidRPr="000C1D37" w:rsidRDefault="00F61469">
      <w:pPr>
        <w:bidi/>
        <w:spacing w:line="360" w:lineRule="auto"/>
        <w:jc w:val="both"/>
        <w:rPr>
          <w:rFonts w:cs="B Zar"/>
          <w:b/>
          <w:sz w:val="32"/>
          <w:szCs w:val="32"/>
        </w:rPr>
        <w:pPrChange w:id="437" w:author="Fatemeh Mohammadi" w:date="2025-10-08T13:27:00Z">
          <w:pPr>
            <w:bidi/>
            <w:spacing w:line="480" w:lineRule="auto"/>
            <w:jc w:val="both"/>
          </w:pPr>
        </w:pPrChange>
      </w:pPr>
      <w:r w:rsidRPr="000C1D37">
        <w:rPr>
          <w:rFonts w:cs="B Zar"/>
          <w:b/>
          <w:sz w:val="32"/>
          <w:szCs w:val="32"/>
          <w:rtl/>
        </w:rPr>
        <w:t xml:space="preserve">پاسخ : </w:t>
      </w:r>
    </w:p>
    <w:p w14:paraId="0000013E" w14:textId="79356850" w:rsidR="0028197D" w:rsidRPr="000C1D37" w:rsidRDefault="00F61469">
      <w:pPr>
        <w:bidi/>
        <w:spacing w:line="360" w:lineRule="auto"/>
        <w:jc w:val="both"/>
        <w:rPr>
          <w:rFonts w:cs="B Zar"/>
          <w:b/>
          <w:sz w:val="32"/>
          <w:szCs w:val="32"/>
        </w:rPr>
        <w:pPrChange w:id="438" w:author="Fatemeh Mohammadi" w:date="2025-10-08T13:27:00Z">
          <w:pPr>
            <w:bidi/>
            <w:spacing w:line="480" w:lineRule="auto"/>
            <w:jc w:val="both"/>
          </w:pPr>
        </w:pPrChange>
      </w:pPr>
      <w:r w:rsidRPr="000C1D37">
        <w:rPr>
          <w:rFonts w:cs="B Zar"/>
          <w:b/>
          <w:sz w:val="32"/>
          <w:szCs w:val="32"/>
          <w:rtl/>
        </w:rPr>
        <w:t xml:space="preserve">هنوز مشخص نیست، اما با توجه به ماهیت نوسانی و عدم قطعیت این بازارها، </w:t>
      </w:r>
      <w:del w:id="439" w:author="Fatemeh Mohammadi" w:date="2025-10-11T09:11:00Z">
        <w:r w:rsidRPr="000C1D37" w:rsidDel="007556A6">
          <w:rPr>
            <w:rFonts w:cs="B Zar"/>
            <w:b/>
            <w:sz w:val="32"/>
            <w:szCs w:val="32"/>
            <w:rtl/>
          </w:rPr>
          <w:delText xml:space="preserve">فعلاً </w:delText>
        </w:r>
      </w:del>
      <w:ins w:id="440" w:author="Fatemeh Mohammadi" w:date="2025-10-11T09:11:00Z">
        <w:r w:rsidR="007556A6">
          <w:rPr>
            <w:rFonts w:cs="B Zar" w:hint="cs"/>
            <w:b/>
            <w:sz w:val="32"/>
            <w:szCs w:val="32"/>
            <w:rtl/>
          </w:rPr>
          <w:t>در حال حاضر</w:t>
        </w:r>
        <w:r w:rsidR="007556A6" w:rsidRPr="000C1D37">
          <w:rPr>
            <w:rFonts w:cs="B Zar"/>
            <w:b/>
            <w:sz w:val="32"/>
            <w:szCs w:val="32"/>
            <w:rtl/>
          </w:rPr>
          <w:t xml:space="preserve"> </w:t>
        </w:r>
      </w:ins>
      <w:r w:rsidRPr="000C1D37">
        <w:rPr>
          <w:rFonts w:cs="B Zar"/>
          <w:b/>
          <w:sz w:val="32"/>
          <w:szCs w:val="32"/>
          <w:rtl/>
        </w:rPr>
        <w:t xml:space="preserve">تاثیر مستقیمی در </w:t>
      </w:r>
      <w:del w:id="441" w:author="Fatemeh Mohammadi" w:date="2025-10-11T09:11:00Z">
        <w:r w:rsidRPr="000C1D37" w:rsidDel="007556A6">
          <w:rPr>
            <w:rFonts w:cs="B Zar"/>
            <w:b/>
            <w:sz w:val="32"/>
            <w:szCs w:val="32"/>
            <w:rtl/>
          </w:rPr>
          <w:delText xml:space="preserve">سیستم‌های </w:delText>
        </w:r>
      </w:del>
      <w:ins w:id="442" w:author="Fatemeh Mohammadi" w:date="2025-10-11T09:11:00Z">
        <w:r w:rsidR="007556A6">
          <w:rPr>
            <w:rFonts w:cs="B Zar" w:hint="cs"/>
            <w:b/>
            <w:sz w:val="32"/>
            <w:szCs w:val="32"/>
            <w:rtl/>
          </w:rPr>
          <w:t>مدل‌های</w:t>
        </w:r>
        <w:r w:rsidR="007556A6" w:rsidRPr="000C1D37">
          <w:rPr>
            <w:rFonts w:cs="B Zar"/>
            <w:b/>
            <w:sz w:val="32"/>
            <w:szCs w:val="32"/>
            <w:rtl/>
          </w:rPr>
          <w:t xml:space="preserve"> </w:t>
        </w:r>
      </w:ins>
      <w:r w:rsidRPr="000C1D37">
        <w:rPr>
          <w:rFonts w:cs="B Zar"/>
          <w:b/>
          <w:sz w:val="32"/>
          <w:szCs w:val="32"/>
          <w:rtl/>
        </w:rPr>
        <w:t>اعتبارسنجی</w:t>
      </w:r>
      <w:del w:id="443" w:author="Fatemeh Mohammadi" w:date="2025-10-11T09:10:00Z">
        <w:r w:rsidRPr="000C1D37" w:rsidDel="007556A6">
          <w:rPr>
            <w:rFonts w:cs="B Zar"/>
            <w:b/>
            <w:sz w:val="32"/>
            <w:szCs w:val="32"/>
            <w:rtl/>
          </w:rPr>
          <w:delText xml:space="preserve"> </w:delText>
        </w:r>
      </w:del>
      <w:r w:rsidRPr="000C1D37">
        <w:rPr>
          <w:rFonts w:cs="B Zar"/>
          <w:b/>
          <w:sz w:val="32"/>
          <w:szCs w:val="32"/>
          <w:rtl/>
        </w:rPr>
        <w:t xml:space="preserve"> ندارند.</w:t>
      </w:r>
    </w:p>
    <w:p w14:paraId="0000013F" w14:textId="77777777" w:rsidR="0028197D" w:rsidRPr="000C1D37" w:rsidRDefault="00F61469">
      <w:pPr>
        <w:bidi/>
        <w:spacing w:line="360" w:lineRule="auto"/>
        <w:ind w:left="360"/>
        <w:jc w:val="both"/>
        <w:rPr>
          <w:rFonts w:cs="B Zar"/>
          <w:b/>
          <w:sz w:val="32"/>
          <w:szCs w:val="32"/>
        </w:rPr>
        <w:pPrChange w:id="444" w:author="Fatemeh Mohammadi" w:date="2025-10-08T13:27:00Z">
          <w:pPr>
            <w:bidi/>
            <w:spacing w:line="480" w:lineRule="auto"/>
            <w:ind w:left="360"/>
            <w:jc w:val="both"/>
          </w:pPr>
        </w:pPrChange>
      </w:pPr>
      <w:r w:rsidRPr="000C1D37">
        <w:rPr>
          <w:rFonts w:cs="B Zar"/>
          <w:b/>
          <w:sz w:val="32"/>
          <w:szCs w:val="32"/>
          <w:rtl/>
        </w:rPr>
        <w:t>سوال 102 : آیا مشتریان می‌توانند از بانک‌ها درخواست کنند که اطلاعات منفی از سابقه اعتباری آن‌ها حذف شود؟</w:t>
      </w:r>
    </w:p>
    <w:p w14:paraId="00000140" w14:textId="77777777" w:rsidR="0028197D" w:rsidRPr="000C1D37" w:rsidRDefault="00F61469">
      <w:pPr>
        <w:bidi/>
        <w:spacing w:line="360" w:lineRule="auto"/>
        <w:jc w:val="both"/>
        <w:rPr>
          <w:rFonts w:cs="B Zar"/>
          <w:b/>
          <w:sz w:val="32"/>
          <w:szCs w:val="32"/>
        </w:rPr>
        <w:pPrChange w:id="445" w:author="Fatemeh Mohammadi" w:date="2025-10-08T13:27:00Z">
          <w:pPr>
            <w:bidi/>
            <w:spacing w:line="480" w:lineRule="auto"/>
            <w:jc w:val="both"/>
          </w:pPr>
        </w:pPrChange>
      </w:pPr>
      <w:r w:rsidRPr="000C1D37">
        <w:rPr>
          <w:rFonts w:cs="B Zar"/>
          <w:b/>
          <w:sz w:val="32"/>
          <w:szCs w:val="32"/>
          <w:rtl/>
        </w:rPr>
        <w:t xml:space="preserve">پاسخ : </w:t>
      </w:r>
    </w:p>
    <w:p w14:paraId="00000141" w14:textId="7C5FAF16" w:rsidR="0028197D" w:rsidRPr="000C1D37" w:rsidRDefault="00F61469">
      <w:pPr>
        <w:bidi/>
        <w:spacing w:line="360" w:lineRule="auto"/>
        <w:jc w:val="both"/>
        <w:rPr>
          <w:rFonts w:cs="B Zar"/>
          <w:b/>
          <w:sz w:val="32"/>
          <w:szCs w:val="32"/>
        </w:rPr>
        <w:pPrChange w:id="446" w:author="Fatemeh Mohammadi" w:date="2025-10-08T13:27:00Z">
          <w:pPr>
            <w:bidi/>
            <w:spacing w:line="480" w:lineRule="auto"/>
            <w:jc w:val="both"/>
          </w:pPr>
        </w:pPrChange>
      </w:pPr>
      <w:r w:rsidRPr="000C1D37">
        <w:rPr>
          <w:rFonts w:cs="B Zar"/>
          <w:b/>
          <w:sz w:val="32"/>
          <w:szCs w:val="32"/>
          <w:rtl/>
        </w:rPr>
        <w:t xml:space="preserve"> صرفاً بر اساس درخواست مشتری خیر، اما اگر اطلاعات نادرست باشد، می‌توانند درخواست اصلاح دهند. اطلاعات </w:t>
      </w:r>
      <w:del w:id="447" w:author="Fatemeh Mohammadi" w:date="2025-10-11T09:10:00Z">
        <w:r w:rsidRPr="000C1D37" w:rsidDel="007556A6">
          <w:rPr>
            <w:rFonts w:cs="B Zar"/>
            <w:b/>
            <w:sz w:val="32"/>
            <w:szCs w:val="32"/>
            <w:rtl/>
          </w:rPr>
          <w:delText xml:space="preserve">منفی </w:delText>
        </w:r>
      </w:del>
      <w:r w:rsidRPr="000C1D37">
        <w:rPr>
          <w:rFonts w:cs="B Zar"/>
          <w:b/>
          <w:sz w:val="32"/>
          <w:szCs w:val="32"/>
          <w:rtl/>
        </w:rPr>
        <w:t>واقعی، باید طبق مقررات و مدت زمان تعیین شده باقی بمانند.</w:t>
      </w:r>
    </w:p>
    <w:p w14:paraId="00000142" w14:textId="77777777" w:rsidR="0028197D" w:rsidRPr="000C1D37" w:rsidRDefault="00F61469">
      <w:pPr>
        <w:bidi/>
        <w:spacing w:line="360" w:lineRule="auto"/>
        <w:jc w:val="both"/>
        <w:rPr>
          <w:rFonts w:cs="B Zar"/>
          <w:b/>
          <w:sz w:val="32"/>
          <w:szCs w:val="32"/>
        </w:rPr>
        <w:pPrChange w:id="448" w:author="Fatemeh Mohammadi" w:date="2025-10-08T13:27:00Z">
          <w:pPr>
            <w:bidi/>
            <w:spacing w:line="480" w:lineRule="auto"/>
            <w:jc w:val="both"/>
          </w:pPr>
        </w:pPrChange>
      </w:pPr>
      <w:r w:rsidRPr="000C1D37">
        <w:rPr>
          <w:rFonts w:cs="B Zar"/>
          <w:b/>
          <w:sz w:val="32"/>
          <w:szCs w:val="32"/>
          <w:rtl/>
        </w:rPr>
        <w:t>سوال 103 :  فرد در یک ماه گذشته بدهی‌ای داشته که در زمان سررسید، پرداخت نشده است به چه معنی است؟</w:t>
      </w:r>
    </w:p>
    <w:p w14:paraId="00000143" w14:textId="77777777" w:rsidR="0028197D" w:rsidRPr="000C1D37" w:rsidRDefault="00F61469">
      <w:pPr>
        <w:bidi/>
        <w:spacing w:line="360" w:lineRule="auto"/>
        <w:jc w:val="both"/>
        <w:rPr>
          <w:rFonts w:cs="B Zar"/>
          <w:b/>
          <w:sz w:val="32"/>
          <w:szCs w:val="32"/>
        </w:rPr>
        <w:pPrChange w:id="449" w:author="Fatemeh Mohammadi" w:date="2025-10-08T13:27:00Z">
          <w:pPr>
            <w:bidi/>
            <w:spacing w:line="480" w:lineRule="auto"/>
            <w:jc w:val="both"/>
          </w:pPr>
        </w:pPrChange>
      </w:pPr>
      <w:r w:rsidRPr="000C1D37">
        <w:rPr>
          <w:rFonts w:cs="B Zar"/>
          <w:b/>
          <w:sz w:val="32"/>
          <w:szCs w:val="32"/>
          <w:rtl/>
        </w:rPr>
        <w:t xml:space="preserve">پاسخ: </w:t>
      </w:r>
    </w:p>
    <w:p w14:paraId="00000144" w14:textId="77777777" w:rsidR="0028197D" w:rsidRPr="000C1D37" w:rsidRDefault="00F61469">
      <w:pPr>
        <w:bidi/>
        <w:spacing w:line="360" w:lineRule="auto"/>
        <w:jc w:val="both"/>
        <w:rPr>
          <w:rFonts w:cs="B Zar"/>
          <w:b/>
          <w:sz w:val="32"/>
          <w:szCs w:val="32"/>
        </w:rPr>
        <w:pPrChange w:id="450" w:author="Fatemeh Mohammadi" w:date="2025-10-08T13:27:00Z">
          <w:pPr>
            <w:bidi/>
            <w:spacing w:line="480" w:lineRule="auto"/>
            <w:jc w:val="both"/>
          </w:pPr>
        </w:pPrChange>
      </w:pPr>
      <w:r w:rsidRPr="000C1D37">
        <w:rPr>
          <w:rFonts w:cs="B Zar"/>
          <w:b/>
          <w:sz w:val="32"/>
          <w:szCs w:val="32"/>
          <w:rtl/>
        </w:rPr>
        <w:t>این بدان معناست که طبق آخرین اطلاعات دریافتی از بانک‌ها، قسط تسهیلات مربوطه در سررسید مقرر پرداخت نشده است.</w:t>
      </w:r>
    </w:p>
    <w:p w14:paraId="00000145" w14:textId="77777777" w:rsidR="0028197D" w:rsidRPr="000C1D37" w:rsidRDefault="00F61469">
      <w:pPr>
        <w:bidi/>
        <w:spacing w:line="360" w:lineRule="auto"/>
        <w:jc w:val="both"/>
        <w:rPr>
          <w:rFonts w:cs="B Zar"/>
          <w:b/>
          <w:sz w:val="32"/>
          <w:szCs w:val="32"/>
        </w:rPr>
        <w:pPrChange w:id="451" w:author="Fatemeh Mohammadi" w:date="2025-10-08T13:27:00Z">
          <w:pPr>
            <w:bidi/>
            <w:spacing w:line="480" w:lineRule="auto"/>
            <w:jc w:val="both"/>
          </w:pPr>
        </w:pPrChange>
      </w:pPr>
      <w:r w:rsidRPr="000C1D37">
        <w:rPr>
          <w:rFonts w:cs="B Zar"/>
          <w:b/>
          <w:sz w:val="32"/>
          <w:szCs w:val="32"/>
          <w:rtl/>
        </w:rPr>
        <w:lastRenderedPageBreak/>
        <w:t>سوال 104 : فرد در ۴ ماه گذشته بدهی‌ای داشته که در زمان سررسید، پرداخت نشده است. به چه معناست؟</w:t>
      </w:r>
    </w:p>
    <w:p w14:paraId="00000146" w14:textId="77777777" w:rsidR="0028197D" w:rsidRPr="000C1D37" w:rsidRDefault="00F61469">
      <w:pPr>
        <w:bidi/>
        <w:spacing w:line="360" w:lineRule="auto"/>
        <w:jc w:val="both"/>
        <w:rPr>
          <w:rFonts w:cs="B Zar"/>
          <w:b/>
          <w:sz w:val="32"/>
          <w:szCs w:val="32"/>
        </w:rPr>
        <w:pPrChange w:id="452" w:author="Fatemeh Mohammadi" w:date="2025-10-08T13:27:00Z">
          <w:pPr>
            <w:bidi/>
            <w:spacing w:line="480" w:lineRule="auto"/>
            <w:jc w:val="both"/>
          </w:pPr>
        </w:pPrChange>
      </w:pPr>
      <w:r w:rsidRPr="000C1D37">
        <w:rPr>
          <w:rFonts w:cs="B Zar"/>
          <w:b/>
          <w:sz w:val="32"/>
          <w:szCs w:val="32"/>
          <w:rtl/>
        </w:rPr>
        <w:t>پاسخ: این بدان معناست که فرد طی چهار ماه گذشته، یک یا چند قسط از بدهی خود را در موعد مقرر پرداخت نکرده است.</w:t>
      </w:r>
    </w:p>
    <w:p w14:paraId="00000147" w14:textId="77777777" w:rsidR="0028197D" w:rsidRPr="000C1D37" w:rsidRDefault="00F61469">
      <w:pPr>
        <w:bidi/>
        <w:spacing w:line="360" w:lineRule="auto"/>
        <w:jc w:val="both"/>
        <w:rPr>
          <w:rFonts w:cs="B Zar"/>
          <w:b/>
          <w:sz w:val="32"/>
          <w:szCs w:val="32"/>
        </w:rPr>
        <w:pPrChange w:id="453" w:author="Fatemeh Mohammadi" w:date="2025-10-08T13:27:00Z">
          <w:pPr>
            <w:bidi/>
            <w:spacing w:line="480" w:lineRule="auto"/>
            <w:jc w:val="both"/>
          </w:pPr>
        </w:pPrChange>
      </w:pPr>
      <w:r w:rsidRPr="000C1D37">
        <w:rPr>
          <w:rFonts w:cs="B Zar"/>
          <w:b/>
          <w:sz w:val="32"/>
          <w:szCs w:val="32"/>
          <w:rtl/>
        </w:rPr>
        <w:t>سوال 105 : فرد در ۹ ماه گذشته بدهی‌ای داشته که در زمان سررسید، پرداخت نشده است به چه معناست؟</w:t>
      </w:r>
    </w:p>
    <w:p w14:paraId="66EF53C7" w14:textId="2351D764" w:rsidR="007556A6" w:rsidRPr="007556A6" w:rsidRDefault="00F61469" w:rsidP="007556A6">
      <w:pPr>
        <w:bidi/>
        <w:spacing w:line="360" w:lineRule="auto"/>
        <w:jc w:val="both"/>
        <w:rPr>
          <w:ins w:id="454" w:author="Fatemeh Mohammadi" w:date="2025-10-11T09:07:00Z"/>
          <w:rFonts w:cs="B Zar"/>
          <w:b/>
          <w:sz w:val="32"/>
          <w:szCs w:val="32"/>
          <w:rtl/>
        </w:rPr>
        <w:pPrChange w:id="455" w:author="Fatemeh Mohammadi" w:date="2025-10-11T09:07:00Z">
          <w:pPr>
            <w:spacing w:line="360" w:lineRule="auto"/>
          </w:pPr>
        </w:pPrChange>
      </w:pPr>
      <w:r w:rsidRPr="000C1D37">
        <w:rPr>
          <w:rFonts w:cs="B Zar"/>
          <w:b/>
          <w:sz w:val="32"/>
          <w:szCs w:val="32"/>
          <w:rtl/>
        </w:rPr>
        <w:t>پاسخ: این بدان معناست که فرد طی نه ماه گذشته، یک یا چند قسط خود را در موعد مقرر پرداخت نکرده است.</w:t>
      </w:r>
    </w:p>
    <w:p w14:paraId="1005DEF4" w14:textId="07DB7EA1" w:rsidR="007556A6" w:rsidRPr="000C1D37" w:rsidDel="007556A6" w:rsidRDefault="007556A6" w:rsidP="007556A6">
      <w:pPr>
        <w:bidi/>
        <w:spacing w:line="360" w:lineRule="auto"/>
        <w:jc w:val="both"/>
        <w:rPr>
          <w:del w:id="456" w:author="Fatemeh Mohammadi" w:date="2025-10-11T09:07:00Z"/>
          <w:rFonts w:cs="B Zar"/>
          <w:b/>
          <w:sz w:val="32"/>
          <w:szCs w:val="32"/>
        </w:rPr>
        <w:pPrChange w:id="457" w:author="Fatemeh Mohammadi" w:date="2025-10-11T09:07:00Z">
          <w:pPr>
            <w:bidi/>
            <w:spacing w:line="480" w:lineRule="auto"/>
            <w:jc w:val="both"/>
          </w:pPr>
        </w:pPrChange>
      </w:pPr>
      <w:ins w:id="458" w:author="Fatemeh Mohammadi" w:date="2025-10-11T09:07:00Z">
        <w:r>
          <w:rPr>
            <w:rFonts w:cs="B Zar" w:hint="cs"/>
            <w:b/>
            <w:sz w:val="32"/>
            <w:szCs w:val="32"/>
            <w:rtl/>
          </w:rPr>
          <w:t>این وضعیت</w:t>
        </w:r>
        <w:r w:rsidRPr="007556A6">
          <w:rPr>
            <w:rFonts w:cs="B Zar"/>
            <w:b/>
            <w:sz w:val="32"/>
            <w:szCs w:val="32"/>
            <w:rtl/>
          </w:rPr>
          <w:t xml:space="preserve"> نشان می‌دهد که در حدود </w:t>
        </w:r>
        <w:r w:rsidRPr="007556A6">
          <w:rPr>
            <w:rFonts w:cs="B Zar"/>
            <w:b/>
            <w:sz w:val="32"/>
            <w:szCs w:val="32"/>
            <w:rtl/>
            <w:lang w:bidi="fa-IR"/>
          </w:rPr>
          <w:t>۹</w:t>
        </w:r>
        <w:r w:rsidRPr="007556A6">
          <w:rPr>
            <w:rFonts w:cs="B Zar"/>
            <w:b/>
            <w:sz w:val="32"/>
            <w:szCs w:val="32"/>
            <w:rtl/>
          </w:rPr>
          <w:t xml:space="preserve"> ماه گذشته تأخیر در پرداخت بدهی یا </w:t>
        </w:r>
        <w:r>
          <w:rPr>
            <w:rFonts w:cs="B Zar" w:hint="cs"/>
            <w:b/>
            <w:sz w:val="32"/>
            <w:szCs w:val="32"/>
            <w:rtl/>
          </w:rPr>
          <w:t>ا</w:t>
        </w:r>
        <w:r w:rsidRPr="007556A6">
          <w:rPr>
            <w:rFonts w:cs="B Zar"/>
            <w:b/>
            <w:sz w:val="32"/>
            <w:szCs w:val="32"/>
            <w:rtl/>
          </w:rPr>
          <w:t>قس</w:t>
        </w:r>
        <w:r>
          <w:rPr>
            <w:rFonts w:cs="B Zar" w:hint="cs"/>
            <w:b/>
            <w:sz w:val="32"/>
            <w:szCs w:val="32"/>
            <w:rtl/>
          </w:rPr>
          <w:t>ا</w:t>
        </w:r>
        <w:r w:rsidRPr="007556A6">
          <w:rPr>
            <w:rFonts w:cs="B Zar"/>
            <w:b/>
            <w:sz w:val="32"/>
            <w:szCs w:val="32"/>
            <w:rtl/>
          </w:rPr>
          <w:t>ط وجود داشته است. این موضوع از دید اعتباری به‌معنای سابقه‌ای از بی‌نظمی در بازپرداخت است، هرچند نسبت به موارد</w:t>
        </w:r>
      </w:ins>
      <w:ins w:id="459" w:author="Fatemeh Mohammadi" w:date="2025-10-11T09:08:00Z">
        <w:r>
          <w:rPr>
            <w:rFonts w:cs="B Zar" w:hint="cs"/>
            <w:b/>
            <w:sz w:val="32"/>
            <w:szCs w:val="32"/>
            <w:rtl/>
          </w:rPr>
          <w:t>ی که در بازه زمانی اخیر رخ داده</w:t>
        </w:r>
      </w:ins>
      <w:ins w:id="460" w:author="Fatemeh Mohammadi" w:date="2025-10-11T09:07:00Z">
        <w:r w:rsidRPr="007556A6">
          <w:rPr>
            <w:rFonts w:cs="B Zar"/>
            <w:b/>
            <w:sz w:val="32"/>
            <w:szCs w:val="32"/>
            <w:rtl/>
          </w:rPr>
          <w:t>، شدت اثرکمتر</w:t>
        </w:r>
      </w:ins>
      <w:ins w:id="461" w:author="Fatemeh Mohammadi" w:date="2025-10-11T09:08:00Z">
        <w:r>
          <w:rPr>
            <w:rFonts w:cs="B Zar" w:hint="cs"/>
            <w:b/>
            <w:sz w:val="32"/>
            <w:szCs w:val="32"/>
            <w:rtl/>
          </w:rPr>
          <w:t>ی</w:t>
        </w:r>
      </w:ins>
      <w:ins w:id="462" w:author="Fatemeh Mohammadi" w:date="2025-10-11T09:07:00Z">
        <w:r w:rsidRPr="007556A6">
          <w:rPr>
            <w:rFonts w:cs="B Zar"/>
            <w:b/>
            <w:sz w:val="32"/>
            <w:szCs w:val="32"/>
            <w:rtl/>
          </w:rPr>
          <w:t xml:space="preserve"> </w:t>
        </w:r>
      </w:ins>
      <w:ins w:id="463" w:author="Fatemeh Mohammadi" w:date="2025-10-11T09:08:00Z">
        <w:r>
          <w:rPr>
            <w:rFonts w:cs="B Zar" w:hint="cs"/>
            <w:b/>
            <w:sz w:val="32"/>
            <w:szCs w:val="32"/>
            <w:rtl/>
          </w:rPr>
          <w:t>دارد.</w:t>
        </w:r>
      </w:ins>
    </w:p>
    <w:p w14:paraId="00000149" w14:textId="77777777" w:rsidR="0028197D" w:rsidRPr="000C1D37" w:rsidRDefault="00F61469">
      <w:pPr>
        <w:bidi/>
        <w:spacing w:line="360" w:lineRule="auto"/>
        <w:jc w:val="both"/>
        <w:rPr>
          <w:rFonts w:cs="B Zar"/>
          <w:b/>
          <w:sz w:val="32"/>
          <w:szCs w:val="32"/>
        </w:rPr>
        <w:pPrChange w:id="464" w:author="Fatemeh Mohammadi" w:date="2025-10-08T13:27:00Z">
          <w:pPr>
            <w:bidi/>
            <w:spacing w:line="480" w:lineRule="auto"/>
            <w:jc w:val="both"/>
          </w:pPr>
        </w:pPrChange>
      </w:pPr>
      <w:r w:rsidRPr="000C1D37">
        <w:rPr>
          <w:rFonts w:cs="B Zar"/>
          <w:b/>
          <w:sz w:val="32"/>
          <w:szCs w:val="32"/>
          <w:rtl/>
        </w:rPr>
        <w:t>سوال 106 :فرد در ۳ سال گذشته میانگین بدهی‌ نسبتا زیادی داشته که در زمان سررسید، پرداخت نشده‌اند.</w:t>
      </w:r>
    </w:p>
    <w:p w14:paraId="0000014A" w14:textId="77777777" w:rsidR="0028197D" w:rsidRPr="000C1D37" w:rsidRDefault="00F61469">
      <w:pPr>
        <w:bidi/>
        <w:spacing w:line="360" w:lineRule="auto"/>
        <w:jc w:val="both"/>
        <w:rPr>
          <w:rFonts w:cs="B Zar"/>
          <w:b/>
          <w:sz w:val="32"/>
          <w:szCs w:val="32"/>
        </w:rPr>
        <w:pPrChange w:id="465" w:author="Fatemeh Mohammadi" w:date="2025-10-08T13:27:00Z">
          <w:pPr>
            <w:bidi/>
            <w:spacing w:line="480" w:lineRule="auto"/>
            <w:jc w:val="both"/>
          </w:pPr>
        </w:pPrChange>
      </w:pPr>
      <w:r w:rsidRPr="000C1D37">
        <w:rPr>
          <w:rFonts w:cs="B Zar"/>
          <w:b/>
          <w:sz w:val="32"/>
          <w:szCs w:val="32"/>
          <w:rtl/>
        </w:rPr>
        <w:t>پاسخ: این نشان می‌دهد که در طول سه سال گذشته، میانگین مبلغ بدهی‌های فرد که سررسید شده و پرداخت نشده‌اند، بالا بوده است.</w:t>
      </w:r>
    </w:p>
    <w:p w14:paraId="0000014B" w14:textId="77777777" w:rsidR="0028197D" w:rsidRPr="000C1D37" w:rsidRDefault="00F61469">
      <w:pPr>
        <w:bidi/>
        <w:spacing w:line="360" w:lineRule="auto"/>
        <w:jc w:val="both"/>
        <w:rPr>
          <w:rFonts w:cs="B Zar"/>
          <w:b/>
          <w:sz w:val="32"/>
          <w:szCs w:val="32"/>
        </w:rPr>
        <w:pPrChange w:id="466" w:author="Fatemeh Mohammadi" w:date="2025-10-08T13:27:00Z">
          <w:pPr>
            <w:bidi/>
            <w:spacing w:line="480" w:lineRule="auto"/>
            <w:jc w:val="both"/>
          </w:pPr>
        </w:pPrChange>
      </w:pPr>
      <w:r w:rsidRPr="000C1D37">
        <w:rPr>
          <w:rFonts w:cs="B Zar"/>
          <w:b/>
          <w:sz w:val="32"/>
          <w:szCs w:val="32"/>
          <w:rtl/>
        </w:rPr>
        <w:lastRenderedPageBreak/>
        <w:t>سوال 107 : فرد در یک سال گذشته در وام‌های در جریان، بدهی داشته است که در زمان سررسید، پرداخت نشده‌اند یعنی چی؟</w:t>
      </w:r>
    </w:p>
    <w:p w14:paraId="0000014C" w14:textId="77777777" w:rsidR="0028197D" w:rsidRPr="000C1D37" w:rsidRDefault="00F61469">
      <w:pPr>
        <w:bidi/>
        <w:spacing w:line="360" w:lineRule="auto"/>
        <w:jc w:val="both"/>
        <w:rPr>
          <w:rFonts w:cs="B Zar"/>
          <w:b/>
          <w:sz w:val="32"/>
          <w:szCs w:val="32"/>
        </w:rPr>
        <w:pPrChange w:id="467" w:author="Fatemeh Mohammadi" w:date="2025-10-08T13:27:00Z">
          <w:pPr>
            <w:bidi/>
            <w:spacing w:line="480" w:lineRule="auto"/>
            <w:jc w:val="both"/>
          </w:pPr>
        </w:pPrChange>
      </w:pPr>
      <w:r w:rsidRPr="000C1D37">
        <w:rPr>
          <w:rFonts w:cs="B Zar"/>
          <w:b/>
          <w:sz w:val="32"/>
          <w:szCs w:val="32"/>
          <w:rtl/>
        </w:rPr>
        <w:t xml:space="preserve">پاسخ : </w:t>
      </w:r>
    </w:p>
    <w:p w14:paraId="0000014D" w14:textId="77777777" w:rsidR="0028197D" w:rsidRPr="000C1D37" w:rsidRDefault="00F61469">
      <w:pPr>
        <w:bidi/>
        <w:spacing w:line="360" w:lineRule="auto"/>
        <w:jc w:val="both"/>
        <w:rPr>
          <w:rFonts w:cs="B Zar"/>
          <w:b/>
          <w:sz w:val="32"/>
          <w:szCs w:val="32"/>
        </w:rPr>
        <w:pPrChange w:id="468" w:author="Fatemeh Mohammadi" w:date="2025-10-08T13:27:00Z">
          <w:pPr>
            <w:bidi/>
            <w:spacing w:line="480" w:lineRule="auto"/>
            <w:jc w:val="both"/>
          </w:pPr>
        </w:pPrChange>
      </w:pPr>
      <w:r w:rsidRPr="000C1D37">
        <w:rPr>
          <w:rFonts w:cs="B Zar"/>
          <w:b/>
          <w:sz w:val="32"/>
          <w:szCs w:val="32"/>
          <w:rtl/>
        </w:rPr>
        <w:t xml:space="preserve"> یعنی در مدت یک سال گذشته، یک یا چند وام در جریان داشته‌اید که اقساط آن‌ها را در موعد مقرر پرداخت نکرده‌اید. </w:t>
      </w:r>
    </w:p>
    <w:p w14:paraId="0000014E" w14:textId="77777777" w:rsidR="0028197D" w:rsidRPr="000C1D37" w:rsidRDefault="00F61469">
      <w:pPr>
        <w:bidi/>
        <w:spacing w:line="360" w:lineRule="auto"/>
        <w:jc w:val="both"/>
        <w:rPr>
          <w:rFonts w:cs="B Zar"/>
          <w:b/>
          <w:sz w:val="32"/>
          <w:szCs w:val="32"/>
        </w:rPr>
        <w:pPrChange w:id="469" w:author="Fatemeh Mohammadi" w:date="2025-10-08T13:27:00Z">
          <w:pPr>
            <w:bidi/>
            <w:spacing w:line="480" w:lineRule="auto"/>
            <w:jc w:val="both"/>
          </w:pPr>
        </w:pPrChange>
      </w:pPr>
      <w:r w:rsidRPr="000C1D37">
        <w:rPr>
          <w:rFonts w:cs="B Zar"/>
          <w:b/>
          <w:sz w:val="32"/>
          <w:szCs w:val="32"/>
          <w:rtl/>
        </w:rPr>
        <w:t>سوال 108 : فرد در یک سال گذشته در وام‌های در جریان، میانگین نسبتا زیادی بدهی داشته است که در زمان سررسید، پرداخت نشده‌اند یعنی چی؟</w:t>
      </w:r>
    </w:p>
    <w:p w14:paraId="0000014F" w14:textId="77777777" w:rsidR="0028197D" w:rsidRPr="000C1D37" w:rsidRDefault="00F61469">
      <w:pPr>
        <w:bidi/>
        <w:spacing w:line="360" w:lineRule="auto"/>
        <w:jc w:val="both"/>
        <w:rPr>
          <w:rFonts w:cs="B Zar"/>
          <w:b/>
          <w:sz w:val="32"/>
          <w:szCs w:val="32"/>
        </w:rPr>
        <w:pPrChange w:id="470" w:author="Fatemeh Mohammadi" w:date="2025-10-08T13:27:00Z">
          <w:pPr>
            <w:bidi/>
            <w:spacing w:line="480" w:lineRule="auto"/>
            <w:jc w:val="both"/>
          </w:pPr>
        </w:pPrChange>
      </w:pPr>
      <w:r w:rsidRPr="000C1D37">
        <w:rPr>
          <w:rFonts w:cs="B Zar"/>
          <w:b/>
          <w:sz w:val="32"/>
          <w:szCs w:val="32"/>
          <w:rtl/>
        </w:rPr>
        <w:t>پاسخ :</w:t>
      </w:r>
    </w:p>
    <w:p w14:paraId="00000150" w14:textId="77777777" w:rsidR="0028197D" w:rsidRPr="00842D69" w:rsidRDefault="00F61469">
      <w:pPr>
        <w:bidi/>
        <w:spacing w:line="360" w:lineRule="auto"/>
        <w:jc w:val="both"/>
        <w:rPr>
          <w:rFonts w:cs="B Zar" w:hint="cs"/>
          <w:b/>
          <w:sz w:val="32"/>
          <w:szCs w:val="32"/>
          <w:rtl/>
          <w:lang w:val="en-US" w:bidi="fa-IR"/>
          <w:rPrChange w:id="471" w:author="Fatemeh Mohammadi" w:date="2025-10-11T09:00:00Z">
            <w:rPr>
              <w:rFonts w:cs="B Zar"/>
              <w:b/>
              <w:sz w:val="32"/>
              <w:szCs w:val="32"/>
            </w:rPr>
          </w:rPrChange>
        </w:rPr>
        <w:pPrChange w:id="472" w:author="Fatemeh Mohammadi" w:date="2025-10-08T13:27:00Z">
          <w:pPr>
            <w:bidi/>
            <w:spacing w:line="480" w:lineRule="auto"/>
            <w:jc w:val="both"/>
          </w:pPr>
        </w:pPrChange>
      </w:pPr>
      <w:r w:rsidRPr="000C1D37">
        <w:rPr>
          <w:rFonts w:cs="B Zar"/>
          <w:b/>
          <w:sz w:val="32"/>
          <w:szCs w:val="32"/>
          <w:rtl/>
        </w:rPr>
        <w:t xml:space="preserve"> یعنی در طول یک سال گذشته، یک یا چند وام در جریان داشته‌اید که میانگین بدهی شما در آن‌ها نسبتاً زیاد بوده است و این بدهی‌ها در زمان سررسید پرداخت نشده‌اند. </w:t>
      </w:r>
    </w:p>
    <w:p w14:paraId="00000151" w14:textId="77777777" w:rsidR="0028197D" w:rsidRPr="000C1D37" w:rsidRDefault="00F61469">
      <w:pPr>
        <w:bidi/>
        <w:spacing w:line="360" w:lineRule="auto"/>
        <w:jc w:val="both"/>
        <w:rPr>
          <w:rFonts w:cs="B Zar"/>
          <w:b/>
          <w:sz w:val="32"/>
          <w:szCs w:val="32"/>
        </w:rPr>
        <w:pPrChange w:id="473" w:author="Fatemeh Mohammadi" w:date="2025-10-08T13:27:00Z">
          <w:pPr>
            <w:bidi/>
            <w:spacing w:line="480" w:lineRule="auto"/>
            <w:jc w:val="both"/>
          </w:pPr>
        </w:pPrChange>
      </w:pPr>
      <w:r w:rsidRPr="000C1D37">
        <w:rPr>
          <w:rFonts w:cs="B Zar"/>
          <w:b/>
          <w:sz w:val="32"/>
          <w:szCs w:val="32"/>
          <w:rtl/>
        </w:rPr>
        <w:t>سوال 109 : فرد در 5 سال گذشته مبلغ زیادی بدهی داشته است که در زمان سررسید، پرداخت نشده‌اند؟</w:t>
      </w:r>
    </w:p>
    <w:p w14:paraId="00000152" w14:textId="77777777" w:rsidR="0028197D" w:rsidRPr="000C1D37" w:rsidRDefault="00F61469">
      <w:pPr>
        <w:bidi/>
        <w:spacing w:line="360" w:lineRule="auto"/>
        <w:jc w:val="both"/>
        <w:rPr>
          <w:rFonts w:cs="B Zar"/>
          <w:b/>
          <w:sz w:val="32"/>
          <w:szCs w:val="32"/>
        </w:rPr>
        <w:pPrChange w:id="474" w:author="Fatemeh Mohammadi" w:date="2025-10-08T13:27:00Z">
          <w:pPr>
            <w:bidi/>
            <w:spacing w:line="480" w:lineRule="auto"/>
            <w:jc w:val="both"/>
          </w:pPr>
        </w:pPrChange>
      </w:pPr>
      <w:r w:rsidRPr="000C1D37">
        <w:rPr>
          <w:rFonts w:cs="B Zar"/>
          <w:b/>
          <w:sz w:val="32"/>
          <w:szCs w:val="32"/>
          <w:rtl/>
        </w:rPr>
        <w:t xml:space="preserve">پاسخ : </w:t>
      </w:r>
    </w:p>
    <w:p w14:paraId="00000153" w14:textId="77777777" w:rsidR="0028197D" w:rsidRDefault="00F61469">
      <w:pPr>
        <w:bidi/>
        <w:spacing w:line="360" w:lineRule="auto"/>
        <w:jc w:val="both"/>
        <w:rPr>
          <w:ins w:id="475" w:author="Fatemeh Mohammadi" w:date="2025-10-11T08:51:00Z"/>
          <w:rFonts w:cs="B Zar"/>
          <w:b/>
          <w:sz w:val="32"/>
          <w:szCs w:val="32"/>
          <w:rtl/>
        </w:rPr>
      </w:pPr>
      <w:r w:rsidRPr="000C1D37">
        <w:rPr>
          <w:rFonts w:cs="B Zar"/>
          <w:b/>
          <w:sz w:val="32"/>
          <w:szCs w:val="32"/>
          <w:rtl/>
        </w:rPr>
        <w:t xml:space="preserve">با توجه به محاسبه امتیاز اعتباری شما در 5 سال گذشته، این وضعیت نشان می‌دهد که اقساط خود را  در موعد مقرر پرداخت نکرده اید . </w:t>
      </w:r>
    </w:p>
    <w:p w14:paraId="641D504D" w14:textId="6E97D970" w:rsidR="005E5265" w:rsidRPr="000C1D37" w:rsidDel="00842D69" w:rsidRDefault="005E5265" w:rsidP="00842D69">
      <w:pPr>
        <w:bidi/>
        <w:spacing w:line="360" w:lineRule="auto"/>
        <w:jc w:val="both"/>
        <w:rPr>
          <w:del w:id="476" w:author="Fatemeh Mohammadi" w:date="2025-10-11T08:54:00Z"/>
          <w:rFonts w:cs="B Zar"/>
          <w:b/>
          <w:sz w:val="32"/>
          <w:szCs w:val="32"/>
        </w:rPr>
        <w:pPrChange w:id="477" w:author="Fatemeh Mohammadi" w:date="2025-10-11T08:54:00Z">
          <w:pPr>
            <w:bidi/>
            <w:spacing w:line="480" w:lineRule="auto"/>
            <w:jc w:val="both"/>
          </w:pPr>
        </w:pPrChange>
      </w:pPr>
      <w:ins w:id="478" w:author="Fatemeh Mohammadi" w:date="2025-10-11T08:51:00Z">
        <w:r w:rsidRPr="005E5265">
          <w:rPr>
            <w:rFonts w:cs="B Zar"/>
            <w:b/>
            <w:sz w:val="32"/>
            <w:szCs w:val="32"/>
            <w:rtl/>
          </w:rPr>
          <w:lastRenderedPageBreak/>
          <w:t xml:space="preserve">این </w:t>
        </w:r>
      </w:ins>
      <w:ins w:id="479" w:author="Fatemeh Mohammadi" w:date="2025-10-11T08:53:00Z">
        <w:r w:rsidR="00842D69">
          <w:rPr>
            <w:rFonts w:cs="B Zar" w:hint="cs"/>
            <w:b/>
            <w:sz w:val="32"/>
            <w:szCs w:val="32"/>
            <w:rtl/>
          </w:rPr>
          <w:t>وضعیت</w:t>
        </w:r>
      </w:ins>
      <w:ins w:id="480" w:author="Fatemeh Mohammadi" w:date="2025-10-11T08:51:00Z">
        <w:r w:rsidRPr="005E5265">
          <w:rPr>
            <w:rFonts w:cs="B Zar"/>
            <w:b/>
            <w:sz w:val="32"/>
            <w:szCs w:val="32"/>
            <w:rtl/>
          </w:rPr>
          <w:t xml:space="preserve"> نشان می‌دهد چند روز از آخرین باری که فرد بدهی قابل‌توجهی داشته و در زمان مقرر پرداخت نکرده است، گذشته است</w:t>
        </w:r>
      </w:ins>
      <w:ins w:id="481" w:author="Fatemeh Mohammadi" w:date="2025-10-11T08:53:00Z">
        <w:r w:rsidR="00842D69">
          <w:rPr>
            <w:rFonts w:cs="B Zar" w:hint="cs"/>
            <w:b/>
            <w:sz w:val="32"/>
            <w:szCs w:val="32"/>
            <w:rtl/>
          </w:rPr>
          <w:t xml:space="preserve">. </w:t>
        </w:r>
      </w:ins>
    </w:p>
    <w:p w14:paraId="00000154" w14:textId="77777777" w:rsidR="0028197D" w:rsidRPr="000C1D37" w:rsidRDefault="00F61469">
      <w:pPr>
        <w:bidi/>
        <w:spacing w:line="360" w:lineRule="auto"/>
        <w:jc w:val="both"/>
        <w:rPr>
          <w:rFonts w:cs="B Zar"/>
          <w:b/>
          <w:sz w:val="32"/>
          <w:szCs w:val="32"/>
        </w:rPr>
        <w:pPrChange w:id="482" w:author="Fatemeh Mohammadi" w:date="2025-10-08T13:27:00Z">
          <w:pPr>
            <w:bidi/>
            <w:spacing w:line="480" w:lineRule="auto"/>
            <w:jc w:val="both"/>
          </w:pPr>
        </w:pPrChange>
      </w:pPr>
      <w:r w:rsidRPr="000C1D37">
        <w:rPr>
          <w:rFonts w:cs="B Zar"/>
          <w:b/>
          <w:sz w:val="32"/>
          <w:szCs w:val="32"/>
          <w:rtl/>
        </w:rPr>
        <w:t>سوال 110 : فرد در بسیاری از ماه‌های یکسال گذشته، دارای بازپرداخت همراه با تاخیر و یا بدون سابقه بازپرداخت بوده است. یعنی چی؟</w:t>
      </w:r>
    </w:p>
    <w:p w14:paraId="00000155" w14:textId="77777777" w:rsidR="0028197D" w:rsidRPr="000C1D37" w:rsidRDefault="00F61469">
      <w:pPr>
        <w:bidi/>
        <w:spacing w:line="360" w:lineRule="auto"/>
        <w:jc w:val="both"/>
        <w:rPr>
          <w:rFonts w:cs="B Zar"/>
          <w:b/>
          <w:sz w:val="32"/>
          <w:szCs w:val="32"/>
        </w:rPr>
        <w:pPrChange w:id="483" w:author="Fatemeh Mohammadi" w:date="2025-10-08T13:27:00Z">
          <w:pPr>
            <w:bidi/>
            <w:spacing w:line="480" w:lineRule="auto"/>
            <w:jc w:val="both"/>
          </w:pPr>
        </w:pPrChange>
      </w:pPr>
      <w:r w:rsidRPr="000C1D37">
        <w:rPr>
          <w:rFonts w:cs="B Zar"/>
          <w:b/>
          <w:sz w:val="32"/>
          <w:szCs w:val="32"/>
          <w:rtl/>
        </w:rPr>
        <w:t xml:space="preserve"> پاسخ : </w:t>
      </w:r>
    </w:p>
    <w:p w14:paraId="21B3EB6E" w14:textId="04F0BC8B" w:rsidR="005E5265" w:rsidRPr="005E5265" w:rsidRDefault="00F61469" w:rsidP="005E5265">
      <w:pPr>
        <w:bidi/>
        <w:spacing w:line="360" w:lineRule="auto"/>
        <w:jc w:val="both"/>
        <w:rPr>
          <w:ins w:id="484" w:author="Fatemeh Mohammadi" w:date="2025-10-11T08:49:00Z"/>
          <w:rFonts w:cs="B Zar"/>
          <w:b/>
          <w:sz w:val="32"/>
          <w:szCs w:val="32"/>
          <w:rtl/>
        </w:rPr>
        <w:pPrChange w:id="485" w:author="Fatemeh Mohammadi" w:date="2025-10-11T08:49:00Z">
          <w:pPr>
            <w:spacing w:line="360" w:lineRule="auto"/>
          </w:pPr>
        </w:pPrChange>
      </w:pPr>
      <w:r w:rsidRPr="000C1D37">
        <w:rPr>
          <w:rFonts w:cs="B Zar"/>
          <w:b/>
          <w:sz w:val="32"/>
          <w:szCs w:val="32"/>
          <w:rtl/>
        </w:rPr>
        <w:t xml:space="preserve"> این یعنی در طول سال گذشته، شما یا اقساط وام‌هایتان را با تاخیر پرداخت کرده‌اید، یا اینکه سابقه بازپرداخت منظمی نداشته‌اید. در واقع، ممکن است در چند ماه گذشته تاخیر در پرداخت داشته باشید یا تعداد دفعاتی که قسط پرداخت کرده‌اید کم بوده باشد.</w:t>
      </w:r>
    </w:p>
    <w:p w14:paraId="0CEA835F" w14:textId="62B0003C" w:rsidR="005E5265" w:rsidRPr="000C1D37" w:rsidDel="005E5265" w:rsidRDefault="005E5265" w:rsidP="00842D69">
      <w:pPr>
        <w:bidi/>
        <w:spacing w:line="360" w:lineRule="auto"/>
        <w:jc w:val="both"/>
        <w:rPr>
          <w:del w:id="486" w:author="Fatemeh Mohammadi" w:date="2025-10-11T08:49:00Z"/>
          <w:rFonts w:cs="B Zar"/>
          <w:b/>
          <w:sz w:val="32"/>
          <w:szCs w:val="32"/>
        </w:rPr>
        <w:pPrChange w:id="487" w:author="Fatemeh Mohammadi" w:date="2025-10-11T08:54:00Z">
          <w:pPr>
            <w:bidi/>
            <w:spacing w:line="480" w:lineRule="auto"/>
            <w:jc w:val="both"/>
          </w:pPr>
        </w:pPrChange>
      </w:pPr>
      <w:ins w:id="488" w:author="Fatemeh Mohammadi" w:date="2025-10-11T08:50:00Z">
        <w:r>
          <w:rPr>
            <w:rFonts w:cs="B Zar" w:hint="cs"/>
            <w:b/>
            <w:sz w:val="32"/>
            <w:szCs w:val="32"/>
            <w:rtl/>
          </w:rPr>
          <w:t xml:space="preserve">این وضعیت </w:t>
        </w:r>
      </w:ins>
      <w:ins w:id="489" w:author="Fatemeh Mohammadi" w:date="2025-10-11T08:49:00Z">
        <w:r w:rsidRPr="005E5265">
          <w:rPr>
            <w:rFonts w:cs="B Zar"/>
            <w:b/>
            <w:sz w:val="32"/>
            <w:szCs w:val="32"/>
            <w:rtl/>
          </w:rPr>
          <w:t>نشان می‌دهد که در تعداد زیادی از ماه‌های یک‌سال گذشته، بازپرداخت اقساط یا تعهدات مالی با تأخیر انجام شده یا در برخی ماه‌ها سابقه‌ی پرداخت وجود نداشته است</w:t>
        </w:r>
      </w:ins>
      <w:ins w:id="490" w:author="Fatemeh Mohammadi" w:date="2025-10-11T08:50:00Z">
        <w:r>
          <w:rPr>
            <w:rFonts w:cs="B Zar" w:hint="cs"/>
            <w:b/>
            <w:sz w:val="32"/>
            <w:szCs w:val="32"/>
            <w:rtl/>
          </w:rPr>
          <w:t>.</w:t>
        </w:r>
      </w:ins>
    </w:p>
    <w:p w14:paraId="00000157" w14:textId="77777777" w:rsidR="0028197D" w:rsidRPr="000C1D37" w:rsidRDefault="00F61469">
      <w:pPr>
        <w:bidi/>
        <w:spacing w:line="360" w:lineRule="auto"/>
        <w:jc w:val="both"/>
        <w:rPr>
          <w:rFonts w:cs="B Zar"/>
          <w:b/>
          <w:sz w:val="32"/>
          <w:szCs w:val="32"/>
        </w:rPr>
        <w:pPrChange w:id="491" w:author="Fatemeh Mohammadi" w:date="2025-10-08T13:27:00Z">
          <w:pPr>
            <w:bidi/>
            <w:spacing w:line="480" w:lineRule="auto"/>
            <w:jc w:val="both"/>
          </w:pPr>
        </w:pPrChange>
      </w:pPr>
      <w:r w:rsidRPr="000C1D37">
        <w:rPr>
          <w:rFonts w:cs="B Zar"/>
          <w:b/>
          <w:sz w:val="32"/>
          <w:szCs w:val="32"/>
          <w:rtl/>
        </w:rPr>
        <w:t>سوال 111 : فرد در یکی از وام‌هایی که طی ۱۸ ماه گذشته شروع شده، وضعیت منفی داشته است. یعنی چی؟</w:t>
      </w:r>
    </w:p>
    <w:p w14:paraId="00000158" w14:textId="77777777" w:rsidR="0028197D" w:rsidRDefault="00F61469">
      <w:pPr>
        <w:bidi/>
        <w:spacing w:line="360" w:lineRule="auto"/>
        <w:jc w:val="both"/>
        <w:rPr>
          <w:ins w:id="492" w:author="Fatemeh Mohammadi" w:date="2025-10-11T08:46:00Z"/>
          <w:rFonts w:cs="B Zar"/>
          <w:b/>
          <w:sz w:val="32"/>
          <w:szCs w:val="32"/>
          <w:rtl/>
        </w:rPr>
      </w:pPr>
      <w:r w:rsidRPr="000C1D37">
        <w:rPr>
          <w:rFonts w:cs="B Zar"/>
          <w:b/>
          <w:sz w:val="32"/>
          <w:szCs w:val="32"/>
          <w:rtl/>
        </w:rPr>
        <w:t xml:space="preserve">پاسخ :  این یعنی در ۱۸ ماه گذشته، شما وامی دریافت کرده‌اید که وضعیت آن منفی بوده است. به عبارت دیگر، در طول این دوره، آن وام با بدهی همراه بوده یا شرایط مساعدی نداشته است . </w:t>
      </w:r>
    </w:p>
    <w:p w14:paraId="073637DE" w14:textId="7B68AB39" w:rsidR="005E5265" w:rsidRPr="000C1D37" w:rsidDel="005E5265" w:rsidRDefault="005E5265" w:rsidP="005E5265">
      <w:pPr>
        <w:bidi/>
        <w:spacing w:line="360" w:lineRule="auto"/>
        <w:jc w:val="both"/>
        <w:rPr>
          <w:del w:id="493" w:author="Fatemeh Mohammadi" w:date="2025-10-11T08:47:00Z"/>
          <w:rFonts w:cs="B Zar"/>
          <w:b/>
          <w:sz w:val="32"/>
          <w:szCs w:val="32"/>
        </w:rPr>
        <w:pPrChange w:id="494" w:author="Fatemeh Mohammadi" w:date="2025-10-11T08:47:00Z">
          <w:pPr>
            <w:bidi/>
            <w:spacing w:line="480" w:lineRule="auto"/>
            <w:jc w:val="both"/>
          </w:pPr>
        </w:pPrChange>
      </w:pPr>
      <w:ins w:id="495" w:author="Fatemeh Mohammadi" w:date="2025-10-11T08:46:00Z">
        <w:r w:rsidRPr="005E5265">
          <w:rPr>
            <w:rFonts w:cs="B Zar"/>
            <w:b/>
            <w:sz w:val="32"/>
            <w:szCs w:val="32"/>
            <w:rtl/>
          </w:rPr>
          <w:t>این شاخص نشان‌دهنده‌ی مدت زمانی است که از شروع آخرین وامی که در آن وضعیت منفی (مانند تأخیر، نکول یا بدهی معوق) ثبت شده، گذشته است</w:t>
        </w:r>
        <w:r>
          <w:rPr>
            <w:rFonts w:cs="B Zar" w:hint="cs"/>
            <w:b/>
            <w:sz w:val="32"/>
            <w:szCs w:val="32"/>
            <w:rtl/>
          </w:rPr>
          <w:t xml:space="preserve">. </w:t>
        </w:r>
        <w:r w:rsidRPr="005E5265">
          <w:rPr>
            <w:rFonts w:cs="B Zar"/>
            <w:b/>
            <w:sz w:val="32"/>
            <w:szCs w:val="32"/>
            <w:rtl/>
          </w:rPr>
          <w:t xml:space="preserve">هرچه این فاصله زمانی بیشتر باشد، </w:t>
        </w:r>
        <w:r w:rsidRPr="005E5265">
          <w:rPr>
            <w:rFonts w:cs="B Zar"/>
            <w:b/>
            <w:sz w:val="32"/>
            <w:szCs w:val="32"/>
            <w:rtl/>
          </w:rPr>
          <w:lastRenderedPageBreak/>
          <w:t>یعنی رفتار مالی فرد در سال‌های اخیر بهبود یافته و اثر منفی رفتارهای گذشته کاهش یافته است</w:t>
        </w:r>
        <w:r>
          <w:rPr>
            <w:rFonts w:cs="B Zar" w:hint="cs"/>
            <w:b/>
            <w:sz w:val="32"/>
            <w:szCs w:val="32"/>
            <w:rtl/>
          </w:rPr>
          <w:t>.</w:t>
        </w:r>
      </w:ins>
      <w:ins w:id="496" w:author="Fatemeh Mohammadi" w:date="2025-10-11T08:47:00Z">
        <w:r>
          <w:rPr>
            <w:rFonts w:cs="B Zar" w:hint="cs"/>
            <w:b/>
            <w:sz w:val="32"/>
            <w:szCs w:val="32"/>
            <w:rtl/>
          </w:rPr>
          <w:t xml:space="preserve"> </w:t>
        </w:r>
      </w:ins>
      <w:ins w:id="497" w:author="Fatemeh Mohammadi" w:date="2025-10-11T08:46:00Z">
        <w:r w:rsidRPr="005E5265">
          <w:rPr>
            <w:rFonts w:cs="B Zar"/>
            <w:b/>
            <w:sz w:val="32"/>
            <w:szCs w:val="32"/>
            <w:rtl/>
          </w:rPr>
          <w:t xml:space="preserve">اما اگر این زمان کوتاه باشد، به معنای بروز مشکل اعتباری در گذشته‌ی نزدیک است که منجر به افت امتیاز </w:t>
        </w:r>
      </w:ins>
      <w:ins w:id="498" w:author="Fatemeh Mohammadi" w:date="2025-10-11T08:47:00Z">
        <w:r>
          <w:rPr>
            <w:rFonts w:cs="B Zar" w:hint="cs"/>
            <w:b/>
            <w:sz w:val="32"/>
            <w:szCs w:val="32"/>
            <w:rtl/>
          </w:rPr>
          <w:t xml:space="preserve">بیشتری </w:t>
        </w:r>
      </w:ins>
      <w:ins w:id="499" w:author="Fatemeh Mohammadi" w:date="2025-10-11T08:46:00Z">
        <w:r w:rsidRPr="005E5265">
          <w:rPr>
            <w:rFonts w:cs="B Zar"/>
            <w:b/>
            <w:sz w:val="32"/>
            <w:szCs w:val="32"/>
            <w:rtl/>
          </w:rPr>
          <w:t>می‌شود</w:t>
        </w:r>
      </w:ins>
      <w:ins w:id="500" w:author="Fatemeh Mohammadi" w:date="2025-10-11T08:47:00Z">
        <w:r>
          <w:rPr>
            <w:rFonts w:cs="B Zar" w:hint="cs"/>
            <w:b/>
            <w:sz w:val="32"/>
            <w:szCs w:val="32"/>
            <w:rtl/>
          </w:rPr>
          <w:t>.</w:t>
        </w:r>
      </w:ins>
    </w:p>
    <w:p w14:paraId="00000159" w14:textId="629C438E" w:rsidR="0028197D" w:rsidRPr="000C1D37" w:rsidDel="005E5265" w:rsidRDefault="0028197D">
      <w:pPr>
        <w:bidi/>
        <w:spacing w:line="360" w:lineRule="auto"/>
        <w:jc w:val="both"/>
        <w:rPr>
          <w:del w:id="501" w:author="Fatemeh Mohammadi" w:date="2025-10-11T08:47:00Z"/>
          <w:rFonts w:cs="B Zar"/>
          <w:b/>
          <w:sz w:val="32"/>
          <w:szCs w:val="32"/>
        </w:rPr>
        <w:pPrChange w:id="502" w:author="Fatemeh Mohammadi" w:date="2025-10-08T13:27:00Z">
          <w:pPr>
            <w:bidi/>
            <w:spacing w:line="480" w:lineRule="auto"/>
            <w:jc w:val="both"/>
          </w:pPr>
        </w:pPrChange>
      </w:pPr>
    </w:p>
    <w:p w14:paraId="0000015A" w14:textId="1FD878E0" w:rsidR="0028197D" w:rsidRPr="000C1D37" w:rsidDel="005E5265" w:rsidRDefault="0028197D">
      <w:pPr>
        <w:bidi/>
        <w:spacing w:line="360" w:lineRule="auto"/>
        <w:jc w:val="both"/>
        <w:rPr>
          <w:del w:id="503" w:author="Fatemeh Mohammadi" w:date="2025-10-11T08:47:00Z"/>
          <w:rFonts w:cs="B Zar"/>
          <w:b/>
          <w:sz w:val="32"/>
          <w:szCs w:val="32"/>
        </w:rPr>
        <w:pPrChange w:id="504" w:author="Fatemeh Mohammadi" w:date="2025-10-08T13:27:00Z">
          <w:pPr>
            <w:bidi/>
            <w:spacing w:line="480" w:lineRule="auto"/>
            <w:jc w:val="both"/>
          </w:pPr>
        </w:pPrChange>
      </w:pPr>
    </w:p>
    <w:p w14:paraId="0000015B" w14:textId="4EA1FE7E" w:rsidR="0028197D" w:rsidRPr="000C1D37" w:rsidDel="005E5265" w:rsidRDefault="0028197D">
      <w:pPr>
        <w:bidi/>
        <w:spacing w:line="360" w:lineRule="auto"/>
        <w:jc w:val="both"/>
        <w:rPr>
          <w:del w:id="505" w:author="Fatemeh Mohammadi" w:date="2025-10-11T08:47:00Z"/>
          <w:rFonts w:cs="B Zar"/>
          <w:b/>
          <w:sz w:val="32"/>
          <w:szCs w:val="32"/>
        </w:rPr>
        <w:pPrChange w:id="506" w:author="Fatemeh Mohammadi" w:date="2025-10-08T13:27:00Z">
          <w:pPr>
            <w:bidi/>
            <w:spacing w:line="480" w:lineRule="auto"/>
            <w:jc w:val="both"/>
          </w:pPr>
        </w:pPrChange>
      </w:pPr>
    </w:p>
    <w:p w14:paraId="0000015C" w14:textId="69209923" w:rsidR="0028197D" w:rsidRPr="000C1D37" w:rsidDel="005E5265" w:rsidRDefault="0028197D">
      <w:pPr>
        <w:bidi/>
        <w:spacing w:line="360" w:lineRule="auto"/>
        <w:jc w:val="both"/>
        <w:rPr>
          <w:del w:id="507" w:author="Fatemeh Mohammadi" w:date="2025-10-11T08:47:00Z"/>
          <w:rFonts w:cs="B Zar"/>
          <w:b/>
          <w:sz w:val="32"/>
          <w:szCs w:val="32"/>
        </w:rPr>
        <w:pPrChange w:id="508" w:author="Fatemeh Mohammadi" w:date="2025-10-08T13:27:00Z">
          <w:pPr>
            <w:bidi/>
            <w:spacing w:line="480" w:lineRule="auto"/>
            <w:jc w:val="both"/>
          </w:pPr>
        </w:pPrChange>
      </w:pPr>
    </w:p>
    <w:p w14:paraId="0000015D" w14:textId="37AD0ECD" w:rsidR="0028197D" w:rsidRPr="000C1D37" w:rsidDel="005E5265" w:rsidRDefault="0028197D">
      <w:pPr>
        <w:bidi/>
        <w:spacing w:line="360" w:lineRule="auto"/>
        <w:jc w:val="both"/>
        <w:rPr>
          <w:del w:id="509" w:author="Fatemeh Mohammadi" w:date="2025-10-11T08:47:00Z"/>
          <w:rFonts w:cs="B Zar"/>
          <w:b/>
          <w:sz w:val="32"/>
          <w:szCs w:val="32"/>
        </w:rPr>
        <w:pPrChange w:id="510" w:author="Fatemeh Mohammadi" w:date="2025-10-08T13:27:00Z">
          <w:pPr>
            <w:bidi/>
            <w:spacing w:line="480" w:lineRule="auto"/>
            <w:jc w:val="both"/>
          </w:pPr>
        </w:pPrChange>
      </w:pPr>
    </w:p>
    <w:p w14:paraId="0000015E" w14:textId="051D9EF3" w:rsidR="0028197D" w:rsidRPr="000C1D37" w:rsidDel="005E5265" w:rsidRDefault="0028197D">
      <w:pPr>
        <w:bidi/>
        <w:spacing w:line="360" w:lineRule="auto"/>
        <w:jc w:val="both"/>
        <w:rPr>
          <w:del w:id="511" w:author="Fatemeh Mohammadi" w:date="2025-10-11T08:47:00Z"/>
          <w:rFonts w:cs="B Zar"/>
          <w:b/>
          <w:sz w:val="32"/>
          <w:szCs w:val="32"/>
        </w:rPr>
        <w:pPrChange w:id="512" w:author="Fatemeh Mohammadi" w:date="2025-10-08T13:27:00Z">
          <w:pPr>
            <w:bidi/>
            <w:spacing w:line="480" w:lineRule="auto"/>
            <w:jc w:val="both"/>
          </w:pPr>
        </w:pPrChange>
      </w:pPr>
    </w:p>
    <w:p w14:paraId="0000015F" w14:textId="5C6786E6" w:rsidR="0028197D" w:rsidRPr="000C1D37" w:rsidDel="005E5265" w:rsidRDefault="0028197D">
      <w:pPr>
        <w:bidi/>
        <w:spacing w:line="360" w:lineRule="auto"/>
        <w:jc w:val="both"/>
        <w:rPr>
          <w:del w:id="513" w:author="Fatemeh Mohammadi" w:date="2025-10-11T08:47:00Z"/>
          <w:rFonts w:cs="B Zar"/>
          <w:b/>
          <w:sz w:val="32"/>
          <w:szCs w:val="32"/>
        </w:rPr>
        <w:pPrChange w:id="514" w:author="Fatemeh Mohammadi" w:date="2025-10-08T13:27:00Z">
          <w:pPr>
            <w:bidi/>
            <w:spacing w:line="480" w:lineRule="auto"/>
            <w:jc w:val="both"/>
          </w:pPr>
        </w:pPrChange>
      </w:pPr>
    </w:p>
    <w:p w14:paraId="00000160" w14:textId="0AAF0F5B" w:rsidR="0028197D" w:rsidRPr="000C1D37" w:rsidDel="005E5265" w:rsidRDefault="0028197D">
      <w:pPr>
        <w:bidi/>
        <w:spacing w:line="360" w:lineRule="auto"/>
        <w:jc w:val="both"/>
        <w:rPr>
          <w:del w:id="515" w:author="Fatemeh Mohammadi" w:date="2025-10-11T08:47:00Z"/>
          <w:rFonts w:cs="B Zar"/>
          <w:b/>
          <w:sz w:val="32"/>
          <w:szCs w:val="32"/>
        </w:rPr>
        <w:pPrChange w:id="516" w:author="Fatemeh Mohammadi" w:date="2025-10-08T13:27:00Z">
          <w:pPr>
            <w:bidi/>
            <w:spacing w:line="480" w:lineRule="auto"/>
            <w:jc w:val="both"/>
          </w:pPr>
        </w:pPrChange>
      </w:pPr>
    </w:p>
    <w:p w14:paraId="00000161" w14:textId="78ECDBD0" w:rsidR="0028197D" w:rsidRPr="000C1D37" w:rsidDel="005E5265" w:rsidRDefault="0028197D">
      <w:pPr>
        <w:bidi/>
        <w:spacing w:line="360" w:lineRule="auto"/>
        <w:jc w:val="both"/>
        <w:rPr>
          <w:del w:id="517" w:author="Fatemeh Mohammadi" w:date="2025-10-11T08:47:00Z"/>
          <w:rFonts w:cs="B Zar"/>
          <w:b/>
          <w:sz w:val="32"/>
          <w:szCs w:val="32"/>
        </w:rPr>
        <w:pPrChange w:id="518" w:author="Fatemeh Mohammadi" w:date="2025-10-08T13:27:00Z">
          <w:pPr>
            <w:bidi/>
            <w:spacing w:line="480" w:lineRule="auto"/>
            <w:jc w:val="both"/>
          </w:pPr>
        </w:pPrChange>
      </w:pPr>
    </w:p>
    <w:p w14:paraId="00000162" w14:textId="31B9BEE3" w:rsidR="0028197D" w:rsidRPr="000C1D37" w:rsidDel="005E5265" w:rsidRDefault="0028197D">
      <w:pPr>
        <w:bidi/>
        <w:spacing w:line="360" w:lineRule="auto"/>
        <w:jc w:val="both"/>
        <w:rPr>
          <w:del w:id="519" w:author="Fatemeh Mohammadi" w:date="2025-10-11T08:47:00Z"/>
          <w:rFonts w:cs="B Zar"/>
          <w:b/>
          <w:sz w:val="32"/>
          <w:szCs w:val="32"/>
        </w:rPr>
        <w:pPrChange w:id="520" w:author="Fatemeh Mohammadi" w:date="2025-10-08T13:27:00Z">
          <w:pPr>
            <w:bidi/>
            <w:spacing w:line="480" w:lineRule="auto"/>
            <w:jc w:val="both"/>
          </w:pPr>
        </w:pPrChange>
      </w:pPr>
    </w:p>
    <w:p w14:paraId="00000163" w14:textId="3DDCDBEA" w:rsidR="0028197D" w:rsidRPr="000C1D37" w:rsidDel="005E5265" w:rsidRDefault="0028197D">
      <w:pPr>
        <w:bidi/>
        <w:spacing w:line="360" w:lineRule="auto"/>
        <w:jc w:val="both"/>
        <w:rPr>
          <w:del w:id="521" w:author="Fatemeh Mohammadi" w:date="2025-10-11T08:47:00Z"/>
          <w:rFonts w:cs="B Zar"/>
          <w:b/>
          <w:sz w:val="32"/>
          <w:szCs w:val="32"/>
        </w:rPr>
        <w:pPrChange w:id="522" w:author="Fatemeh Mohammadi" w:date="2025-10-08T13:27:00Z">
          <w:pPr>
            <w:bidi/>
            <w:spacing w:line="480" w:lineRule="auto"/>
            <w:jc w:val="both"/>
          </w:pPr>
        </w:pPrChange>
      </w:pPr>
    </w:p>
    <w:p w14:paraId="00000164" w14:textId="5CED647E" w:rsidR="0028197D" w:rsidRPr="000C1D37" w:rsidDel="005E5265" w:rsidRDefault="0028197D">
      <w:pPr>
        <w:bidi/>
        <w:spacing w:line="360" w:lineRule="auto"/>
        <w:jc w:val="both"/>
        <w:rPr>
          <w:del w:id="523" w:author="Fatemeh Mohammadi" w:date="2025-10-11T08:47:00Z"/>
          <w:rFonts w:cs="B Zar"/>
          <w:b/>
          <w:sz w:val="32"/>
          <w:szCs w:val="32"/>
        </w:rPr>
        <w:pPrChange w:id="524" w:author="Fatemeh Mohammadi" w:date="2025-10-08T13:27:00Z">
          <w:pPr>
            <w:bidi/>
            <w:spacing w:line="480" w:lineRule="auto"/>
            <w:jc w:val="both"/>
          </w:pPr>
        </w:pPrChange>
      </w:pPr>
    </w:p>
    <w:p w14:paraId="00000165" w14:textId="182D974C" w:rsidR="0028197D" w:rsidRPr="000C1D37" w:rsidDel="005E5265" w:rsidRDefault="0028197D">
      <w:pPr>
        <w:bidi/>
        <w:spacing w:line="360" w:lineRule="auto"/>
        <w:jc w:val="both"/>
        <w:rPr>
          <w:del w:id="525" w:author="Fatemeh Mohammadi" w:date="2025-10-11T08:47:00Z"/>
          <w:rFonts w:cs="B Zar"/>
          <w:b/>
          <w:sz w:val="32"/>
          <w:szCs w:val="32"/>
        </w:rPr>
        <w:pPrChange w:id="526" w:author="Fatemeh Mohammadi" w:date="2025-10-08T13:27:00Z">
          <w:pPr>
            <w:bidi/>
            <w:spacing w:line="480" w:lineRule="auto"/>
            <w:jc w:val="both"/>
          </w:pPr>
        </w:pPrChange>
      </w:pPr>
    </w:p>
    <w:p w14:paraId="00000166" w14:textId="3C275DBC" w:rsidR="0028197D" w:rsidRPr="000C1D37" w:rsidDel="005E5265" w:rsidRDefault="0028197D">
      <w:pPr>
        <w:bidi/>
        <w:spacing w:line="360" w:lineRule="auto"/>
        <w:jc w:val="both"/>
        <w:rPr>
          <w:del w:id="527" w:author="Fatemeh Mohammadi" w:date="2025-10-11T08:47:00Z"/>
          <w:rFonts w:cs="B Zar"/>
          <w:b/>
          <w:sz w:val="32"/>
          <w:szCs w:val="32"/>
        </w:rPr>
        <w:pPrChange w:id="528" w:author="Fatemeh Mohammadi" w:date="2025-10-08T13:27:00Z">
          <w:pPr>
            <w:bidi/>
            <w:spacing w:line="480" w:lineRule="auto"/>
            <w:jc w:val="both"/>
          </w:pPr>
        </w:pPrChange>
      </w:pPr>
    </w:p>
    <w:p w14:paraId="00000167" w14:textId="607B8518" w:rsidR="0028197D" w:rsidRPr="000C1D37" w:rsidDel="005E5265" w:rsidRDefault="0028197D">
      <w:pPr>
        <w:bidi/>
        <w:spacing w:line="360" w:lineRule="auto"/>
        <w:jc w:val="both"/>
        <w:rPr>
          <w:del w:id="529" w:author="Fatemeh Mohammadi" w:date="2025-10-11T08:47:00Z"/>
          <w:rFonts w:cs="B Zar"/>
          <w:b/>
          <w:sz w:val="32"/>
          <w:szCs w:val="32"/>
        </w:rPr>
        <w:pPrChange w:id="530" w:author="Fatemeh Mohammadi" w:date="2025-10-08T13:27:00Z">
          <w:pPr>
            <w:bidi/>
            <w:spacing w:line="480" w:lineRule="auto"/>
            <w:jc w:val="both"/>
          </w:pPr>
        </w:pPrChange>
      </w:pPr>
    </w:p>
    <w:p w14:paraId="00000168" w14:textId="78F16251" w:rsidR="0028197D" w:rsidRPr="000C1D37" w:rsidDel="005E5265" w:rsidRDefault="0028197D">
      <w:pPr>
        <w:bidi/>
        <w:spacing w:line="360" w:lineRule="auto"/>
        <w:jc w:val="both"/>
        <w:rPr>
          <w:del w:id="531" w:author="Fatemeh Mohammadi" w:date="2025-10-11T08:47:00Z"/>
          <w:rFonts w:cs="B Zar"/>
          <w:b/>
          <w:sz w:val="32"/>
          <w:szCs w:val="32"/>
        </w:rPr>
        <w:pPrChange w:id="532" w:author="Fatemeh Mohammadi" w:date="2025-10-08T13:27:00Z">
          <w:pPr>
            <w:bidi/>
            <w:spacing w:line="480" w:lineRule="auto"/>
            <w:jc w:val="both"/>
          </w:pPr>
        </w:pPrChange>
      </w:pPr>
    </w:p>
    <w:p w14:paraId="00000169" w14:textId="1A35105D" w:rsidR="0028197D" w:rsidRPr="000C1D37" w:rsidDel="005E5265" w:rsidRDefault="0028197D">
      <w:pPr>
        <w:bidi/>
        <w:spacing w:line="360" w:lineRule="auto"/>
        <w:jc w:val="both"/>
        <w:rPr>
          <w:del w:id="533" w:author="Fatemeh Mohammadi" w:date="2025-10-11T08:47:00Z"/>
          <w:rFonts w:cs="B Zar"/>
          <w:sz w:val="32"/>
          <w:szCs w:val="32"/>
        </w:rPr>
        <w:pPrChange w:id="534" w:author="Fatemeh Mohammadi" w:date="2025-10-08T13:27:00Z">
          <w:pPr>
            <w:bidi/>
            <w:spacing w:line="480" w:lineRule="auto"/>
            <w:jc w:val="both"/>
          </w:pPr>
        </w:pPrChange>
      </w:pPr>
    </w:p>
    <w:p w14:paraId="0000016A" w14:textId="00C18A6B" w:rsidR="0028197D" w:rsidRPr="000C1D37" w:rsidDel="005E5265" w:rsidRDefault="0028197D">
      <w:pPr>
        <w:bidi/>
        <w:spacing w:line="360" w:lineRule="auto"/>
        <w:jc w:val="both"/>
        <w:rPr>
          <w:del w:id="535" w:author="Fatemeh Mohammadi" w:date="2025-10-11T08:47:00Z"/>
          <w:rFonts w:cs="B Zar"/>
          <w:sz w:val="32"/>
          <w:szCs w:val="32"/>
        </w:rPr>
        <w:pPrChange w:id="536" w:author="Fatemeh Mohammadi" w:date="2025-10-08T13:27:00Z">
          <w:pPr>
            <w:bidi/>
            <w:spacing w:line="480" w:lineRule="auto"/>
            <w:jc w:val="both"/>
          </w:pPr>
        </w:pPrChange>
      </w:pPr>
    </w:p>
    <w:p w14:paraId="0000016B" w14:textId="77777777" w:rsidR="0028197D" w:rsidRPr="000C1D37" w:rsidRDefault="0028197D" w:rsidP="005E5265">
      <w:pPr>
        <w:bidi/>
        <w:spacing w:line="360" w:lineRule="auto"/>
        <w:jc w:val="both"/>
        <w:rPr>
          <w:rFonts w:cs="B Zar"/>
          <w:sz w:val="32"/>
          <w:szCs w:val="32"/>
        </w:rPr>
        <w:pPrChange w:id="537" w:author="Fatemeh Mohammadi" w:date="2025-10-11T08:47:00Z">
          <w:pPr>
            <w:bidi/>
            <w:jc w:val="both"/>
          </w:pPr>
        </w:pPrChange>
      </w:pPr>
    </w:p>
    <w:sectPr w:rsidR="0028197D" w:rsidRPr="000C1D3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06D51"/>
    <w:multiLevelType w:val="multilevel"/>
    <w:tmpl w:val="26AA8A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7117FF5"/>
    <w:multiLevelType w:val="multilevel"/>
    <w:tmpl w:val="63F08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94819470">
    <w:abstractNumId w:val="0"/>
  </w:num>
  <w:num w:numId="2" w16cid:durableId="11446619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temeh Mohammadi">
    <w15:presenceInfo w15:providerId="AD" w15:userId="S-1-5-21-2980786796-2520324569-2198759745-1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7D"/>
    <w:rsid w:val="000C1D37"/>
    <w:rsid w:val="00184A86"/>
    <w:rsid w:val="0028197D"/>
    <w:rsid w:val="00317361"/>
    <w:rsid w:val="00345CD8"/>
    <w:rsid w:val="0036357F"/>
    <w:rsid w:val="00374395"/>
    <w:rsid w:val="003E5B66"/>
    <w:rsid w:val="004253B0"/>
    <w:rsid w:val="004E6221"/>
    <w:rsid w:val="00567F3D"/>
    <w:rsid w:val="005E5265"/>
    <w:rsid w:val="00622B01"/>
    <w:rsid w:val="00644683"/>
    <w:rsid w:val="006529DF"/>
    <w:rsid w:val="007556A6"/>
    <w:rsid w:val="007D7661"/>
    <w:rsid w:val="00842D69"/>
    <w:rsid w:val="0085501B"/>
    <w:rsid w:val="00A4102B"/>
    <w:rsid w:val="00A619D5"/>
    <w:rsid w:val="00AD711F"/>
    <w:rsid w:val="00BC04ED"/>
    <w:rsid w:val="00C85E55"/>
    <w:rsid w:val="00D93928"/>
    <w:rsid w:val="00E21157"/>
    <w:rsid w:val="00E63F23"/>
    <w:rsid w:val="00E86CAF"/>
    <w:rsid w:val="00F23EBC"/>
    <w:rsid w:val="00F61469"/>
    <w:rsid w:val="00FE26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E95B"/>
  <w15:docId w15:val="{42BADEF0-C8AA-414F-BB9F-2EDD47A8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2E75B5"/>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2E75B5"/>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E75B5"/>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E75B5"/>
    </w:rPr>
  </w:style>
  <w:style w:type="paragraph" w:styleId="Heading5">
    <w:name w:val="heading 5"/>
    <w:basedOn w:val="Normal"/>
    <w:next w:val="Normal"/>
    <w:uiPriority w:val="9"/>
    <w:semiHidden/>
    <w:unhideWhenUsed/>
    <w:qFormat/>
    <w:pPr>
      <w:keepNext/>
      <w:keepLines/>
      <w:spacing w:before="80" w:after="40"/>
      <w:outlineLvl w:val="4"/>
    </w:pPr>
    <w:rPr>
      <w:color w:val="2E75B5"/>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Revision">
    <w:name w:val="Revision"/>
    <w:hidden/>
    <w:uiPriority w:val="99"/>
    <w:semiHidden/>
    <w:rsid w:val="00345C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4671</Words>
  <Characters>26625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Fatemeh Mohammadi</dc:creator>
  <cp:lastModifiedBy>Fatemeh Mohammadi</cp:lastModifiedBy>
  <cp:revision>2</cp:revision>
  <dcterms:created xsi:type="dcterms:W3CDTF">2025-10-11T10:15:00Z</dcterms:created>
  <dcterms:modified xsi:type="dcterms:W3CDTF">2025-10-11T10:15:00Z</dcterms:modified>
</cp:coreProperties>
</file>