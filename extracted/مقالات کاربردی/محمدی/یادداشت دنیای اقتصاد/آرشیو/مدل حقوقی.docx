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77C0B" w14:textId="77777777" w:rsidR="001A560C" w:rsidRPr="001A560C" w:rsidRDefault="001A560C" w:rsidP="001A560C">
      <w:pPr>
        <w:bidi/>
        <w:jc w:val="both"/>
        <w:rPr>
          <w:rFonts w:cs="B Nazanin"/>
          <w:b/>
          <w:bCs/>
          <w:sz w:val="24"/>
          <w:szCs w:val="24"/>
        </w:rPr>
      </w:pPr>
      <w:r w:rsidRPr="001A560C">
        <w:rPr>
          <w:rFonts w:cs="B Nazanin" w:hint="cs"/>
          <w:b/>
          <w:bCs/>
          <w:sz w:val="24"/>
          <w:szCs w:val="24"/>
          <w:rtl/>
        </w:rPr>
        <w:t>اعتبارسنجی</w:t>
      </w:r>
      <w:r w:rsidRPr="001A560C">
        <w:rPr>
          <w:rFonts w:cs="B Nazanin"/>
          <w:b/>
          <w:bCs/>
          <w:sz w:val="24"/>
          <w:szCs w:val="24"/>
          <w:rtl/>
        </w:rPr>
        <w:t xml:space="preserve"> </w:t>
      </w:r>
      <w:r w:rsidRPr="001A560C">
        <w:rPr>
          <w:rFonts w:cs="B Nazanin" w:hint="cs"/>
          <w:b/>
          <w:bCs/>
          <w:sz w:val="24"/>
          <w:szCs w:val="24"/>
          <w:rtl/>
        </w:rPr>
        <w:t>در</w:t>
      </w:r>
      <w:r w:rsidRPr="001A560C">
        <w:rPr>
          <w:rFonts w:cs="B Nazanin"/>
          <w:b/>
          <w:bCs/>
          <w:sz w:val="24"/>
          <w:szCs w:val="24"/>
          <w:rtl/>
        </w:rPr>
        <w:t xml:space="preserve"> </w:t>
      </w:r>
      <w:r w:rsidRPr="001A560C">
        <w:rPr>
          <w:rFonts w:cs="B Nazanin" w:hint="cs"/>
          <w:b/>
          <w:bCs/>
          <w:sz w:val="24"/>
          <w:szCs w:val="24"/>
          <w:rtl/>
        </w:rPr>
        <w:t>ایران؛</w:t>
      </w:r>
      <w:r w:rsidRPr="001A560C">
        <w:rPr>
          <w:rFonts w:cs="B Nazanin"/>
          <w:b/>
          <w:bCs/>
          <w:sz w:val="24"/>
          <w:szCs w:val="24"/>
          <w:rtl/>
        </w:rPr>
        <w:t xml:space="preserve"> </w:t>
      </w:r>
      <w:r w:rsidRPr="001A560C">
        <w:rPr>
          <w:rFonts w:cs="B Nazanin" w:hint="cs"/>
          <w:b/>
          <w:bCs/>
          <w:sz w:val="24"/>
          <w:szCs w:val="24"/>
          <w:rtl/>
        </w:rPr>
        <w:t>از</w:t>
      </w:r>
      <w:r w:rsidRPr="001A560C">
        <w:rPr>
          <w:rFonts w:cs="B Nazanin"/>
          <w:b/>
          <w:bCs/>
          <w:sz w:val="24"/>
          <w:szCs w:val="24"/>
          <w:rtl/>
        </w:rPr>
        <w:t xml:space="preserve"> </w:t>
      </w:r>
      <w:r w:rsidRPr="001A560C">
        <w:rPr>
          <w:rFonts w:cs="B Nazanin" w:hint="cs"/>
          <w:b/>
          <w:bCs/>
          <w:sz w:val="24"/>
          <w:szCs w:val="24"/>
          <w:rtl/>
        </w:rPr>
        <w:t>ارزیابی</w:t>
      </w:r>
      <w:r w:rsidRPr="001A560C">
        <w:rPr>
          <w:rFonts w:cs="B Nazanin"/>
          <w:b/>
          <w:bCs/>
          <w:sz w:val="24"/>
          <w:szCs w:val="24"/>
          <w:rtl/>
        </w:rPr>
        <w:t xml:space="preserve"> </w:t>
      </w:r>
      <w:r w:rsidRPr="001A560C">
        <w:rPr>
          <w:rFonts w:cs="B Nazanin" w:hint="cs"/>
          <w:b/>
          <w:bCs/>
          <w:sz w:val="24"/>
          <w:szCs w:val="24"/>
          <w:rtl/>
        </w:rPr>
        <w:t>افراد</w:t>
      </w:r>
      <w:r w:rsidRPr="001A560C">
        <w:rPr>
          <w:rFonts w:cs="B Nazanin"/>
          <w:b/>
          <w:bCs/>
          <w:sz w:val="24"/>
          <w:szCs w:val="24"/>
          <w:rtl/>
        </w:rPr>
        <w:t xml:space="preserve"> </w:t>
      </w:r>
      <w:r w:rsidRPr="001A560C">
        <w:rPr>
          <w:rFonts w:cs="B Nazanin" w:hint="cs"/>
          <w:b/>
          <w:bCs/>
          <w:sz w:val="24"/>
          <w:szCs w:val="24"/>
          <w:rtl/>
        </w:rPr>
        <w:t>تا</w:t>
      </w:r>
      <w:r w:rsidRPr="001A560C">
        <w:rPr>
          <w:rFonts w:cs="B Nazanin"/>
          <w:b/>
          <w:bCs/>
          <w:sz w:val="24"/>
          <w:szCs w:val="24"/>
          <w:rtl/>
        </w:rPr>
        <w:t xml:space="preserve"> </w:t>
      </w:r>
      <w:r w:rsidRPr="001A560C">
        <w:rPr>
          <w:rFonts w:cs="B Nazanin" w:hint="cs"/>
          <w:b/>
          <w:bCs/>
          <w:sz w:val="24"/>
          <w:szCs w:val="24"/>
          <w:rtl/>
        </w:rPr>
        <w:t>تحلیل</w:t>
      </w:r>
      <w:r w:rsidRPr="001A560C">
        <w:rPr>
          <w:rFonts w:cs="B Nazanin"/>
          <w:b/>
          <w:bCs/>
          <w:sz w:val="24"/>
          <w:szCs w:val="24"/>
          <w:rtl/>
        </w:rPr>
        <w:t xml:space="preserve"> </w:t>
      </w:r>
      <w:r w:rsidRPr="001A560C">
        <w:rPr>
          <w:rFonts w:cs="B Nazanin" w:hint="cs"/>
          <w:b/>
          <w:bCs/>
          <w:sz w:val="24"/>
          <w:szCs w:val="24"/>
          <w:rtl/>
        </w:rPr>
        <w:t>رفتاری</w:t>
      </w:r>
      <w:r w:rsidRPr="001A560C">
        <w:rPr>
          <w:rFonts w:cs="B Nazanin"/>
          <w:b/>
          <w:bCs/>
          <w:sz w:val="24"/>
          <w:szCs w:val="24"/>
          <w:rtl/>
        </w:rPr>
        <w:t xml:space="preserve"> </w:t>
      </w:r>
      <w:r w:rsidRPr="001A560C">
        <w:rPr>
          <w:rFonts w:cs="B Nazanin" w:hint="cs"/>
          <w:b/>
          <w:bCs/>
          <w:sz w:val="24"/>
          <w:szCs w:val="24"/>
          <w:rtl/>
        </w:rPr>
        <w:t>شرکت‌ها</w:t>
      </w:r>
    </w:p>
    <w:p w14:paraId="1342B224" w14:textId="57761CC1" w:rsidR="001A560C" w:rsidRPr="00A9272B" w:rsidRDefault="001A560C" w:rsidP="001A560C">
      <w:pPr>
        <w:bidi/>
        <w:jc w:val="both"/>
        <w:rPr>
          <w:rFonts w:cs="B Nazanin"/>
          <w:sz w:val="24"/>
          <w:szCs w:val="24"/>
        </w:rPr>
      </w:pPr>
      <w:r w:rsidRPr="00A9272B">
        <w:rPr>
          <w:rFonts w:cs="B Nazanin" w:hint="cs"/>
          <w:sz w:val="24"/>
          <w:szCs w:val="24"/>
          <w:rtl/>
        </w:rPr>
        <w:t>اعتبارسنجی</w:t>
      </w:r>
      <w:r w:rsidRPr="00A9272B">
        <w:rPr>
          <w:rFonts w:cs="B Nazanin"/>
          <w:sz w:val="24"/>
          <w:szCs w:val="24"/>
          <w:rtl/>
        </w:rPr>
        <w:t xml:space="preserve"> </w:t>
      </w:r>
      <w:r w:rsidRPr="00A9272B">
        <w:rPr>
          <w:rFonts w:cs="B Nazanin" w:hint="cs"/>
          <w:sz w:val="24"/>
          <w:szCs w:val="24"/>
          <w:rtl/>
        </w:rPr>
        <w:t>عبارت</w:t>
      </w:r>
      <w:r w:rsidRPr="00A9272B">
        <w:rPr>
          <w:rFonts w:cs="B Nazanin"/>
          <w:sz w:val="24"/>
          <w:szCs w:val="24"/>
          <w:rtl/>
        </w:rPr>
        <w:t xml:space="preserve"> </w:t>
      </w:r>
      <w:r w:rsidRPr="00A9272B">
        <w:rPr>
          <w:rFonts w:cs="B Nazanin" w:hint="cs"/>
          <w:sz w:val="24"/>
          <w:szCs w:val="24"/>
          <w:rtl/>
        </w:rPr>
        <w:t>است</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بررسی</w:t>
      </w:r>
      <w:r w:rsidRPr="00A9272B">
        <w:rPr>
          <w:rFonts w:cs="B Nazanin"/>
          <w:sz w:val="24"/>
          <w:szCs w:val="24"/>
          <w:rtl/>
        </w:rPr>
        <w:t xml:space="preserve"> </w:t>
      </w:r>
      <w:r w:rsidRPr="00A9272B">
        <w:rPr>
          <w:rFonts w:cs="B Nazanin" w:hint="cs"/>
          <w:sz w:val="24"/>
          <w:szCs w:val="24"/>
          <w:rtl/>
        </w:rPr>
        <w:t>سوابق</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رفتاری</w:t>
      </w:r>
      <w:r w:rsidRPr="00A9272B">
        <w:rPr>
          <w:rFonts w:cs="B Nazanin"/>
          <w:sz w:val="24"/>
          <w:szCs w:val="24"/>
          <w:rtl/>
        </w:rPr>
        <w:t xml:space="preserve"> </w:t>
      </w:r>
      <w:r w:rsidRPr="00A9272B">
        <w:rPr>
          <w:rFonts w:cs="B Nazanin" w:hint="cs"/>
          <w:sz w:val="24"/>
          <w:szCs w:val="24"/>
          <w:rtl/>
        </w:rPr>
        <w:t>افراد</w:t>
      </w:r>
      <w:r w:rsidRPr="00A9272B">
        <w:rPr>
          <w:rFonts w:cs="B Nazanin"/>
          <w:sz w:val="24"/>
          <w:szCs w:val="24"/>
          <w:rtl/>
        </w:rPr>
        <w:t xml:space="preserve"> </w:t>
      </w:r>
      <w:r w:rsidRPr="00A9272B">
        <w:rPr>
          <w:rFonts w:cs="B Nazanin" w:hint="cs"/>
          <w:sz w:val="24"/>
          <w:szCs w:val="24"/>
          <w:rtl/>
        </w:rPr>
        <w:t>یا</w:t>
      </w:r>
      <w:r w:rsidRPr="00A9272B">
        <w:rPr>
          <w:rFonts w:cs="B Nazanin"/>
          <w:sz w:val="24"/>
          <w:szCs w:val="24"/>
          <w:rtl/>
        </w:rPr>
        <w:t xml:space="preserve"> </w:t>
      </w:r>
      <w:r w:rsidRPr="00A9272B">
        <w:rPr>
          <w:rFonts w:cs="B Nazanin" w:hint="cs"/>
          <w:sz w:val="24"/>
          <w:szCs w:val="24"/>
          <w:rtl/>
        </w:rPr>
        <w:t>شرکت‌ها</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پیش‌بینی</w:t>
      </w:r>
      <w:r w:rsidRPr="00A9272B">
        <w:rPr>
          <w:rFonts w:cs="B Nazanin"/>
          <w:sz w:val="24"/>
          <w:szCs w:val="24"/>
          <w:rtl/>
        </w:rPr>
        <w:t xml:space="preserve"> </w:t>
      </w:r>
      <w:r w:rsidRPr="00A9272B">
        <w:rPr>
          <w:rFonts w:cs="B Nazanin" w:hint="cs"/>
          <w:sz w:val="24"/>
          <w:szCs w:val="24"/>
          <w:rtl/>
        </w:rPr>
        <w:t>اینکه</w:t>
      </w:r>
      <w:r w:rsidRPr="00A9272B">
        <w:rPr>
          <w:rFonts w:cs="B Nazanin"/>
          <w:sz w:val="24"/>
          <w:szCs w:val="24"/>
          <w:rtl/>
        </w:rPr>
        <w:t xml:space="preserve"> </w:t>
      </w:r>
      <w:r w:rsidRPr="00A9272B">
        <w:rPr>
          <w:rFonts w:cs="B Nazanin" w:hint="cs"/>
          <w:sz w:val="24"/>
          <w:szCs w:val="24"/>
          <w:rtl/>
        </w:rPr>
        <w:t>آیا</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آینده</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تعهدات</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خود</w:t>
      </w:r>
      <w:r w:rsidRPr="00A9272B">
        <w:rPr>
          <w:rFonts w:cs="B Nazanin"/>
          <w:sz w:val="24"/>
          <w:szCs w:val="24"/>
          <w:rtl/>
        </w:rPr>
        <w:t xml:space="preserve"> </w:t>
      </w:r>
      <w:r w:rsidRPr="00A9272B">
        <w:rPr>
          <w:rFonts w:cs="B Nazanin" w:hint="cs"/>
          <w:sz w:val="24"/>
          <w:szCs w:val="24"/>
          <w:rtl/>
        </w:rPr>
        <w:t>پایبند</w:t>
      </w:r>
      <w:r w:rsidRPr="00A9272B">
        <w:rPr>
          <w:rFonts w:cs="B Nazanin"/>
          <w:sz w:val="24"/>
          <w:szCs w:val="24"/>
          <w:rtl/>
        </w:rPr>
        <w:t xml:space="preserve"> </w:t>
      </w:r>
      <w:r w:rsidRPr="00A9272B">
        <w:rPr>
          <w:rFonts w:cs="B Nazanin" w:hint="cs"/>
          <w:sz w:val="24"/>
          <w:szCs w:val="24"/>
          <w:rtl/>
        </w:rPr>
        <w:t>خواهند</w:t>
      </w:r>
      <w:r w:rsidRPr="00A9272B">
        <w:rPr>
          <w:rFonts w:cs="B Nazanin"/>
          <w:sz w:val="24"/>
          <w:szCs w:val="24"/>
          <w:rtl/>
        </w:rPr>
        <w:t xml:space="preserve"> </w:t>
      </w:r>
      <w:r w:rsidRPr="00A9272B">
        <w:rPr>
          <w:rFonts w:cs="B Nazanin" w:hint="cs"/>
          <w:sz w:val="24"/>
          <w:szCs w:val="24"/>
          <w:rtl/>
        </w:rPr>
        <w:t>بود</w:t>
      </w:r>
      <w:r w:rsidRPr="00A9272B">
        <w:rPr>
          <w:rFonts w:cs="B Nazanin"/>
          <w:sz w:val="24"/>
          <w:szCs w:val="24"/>
          <w:rtl/>
        </w:rPr>
        <w:t xml:space="preserve"> </w:t>
      </w:r>
      <w:r w:rsidRPr="00A9272B">
        <w:rPr>
          <w:rFonts w:cs="B Nazanin" w:hint="cs"/>
          <w:sz w:val="24"/>
          <w:szCs w:val="24"/>
          <w:rtl/>
        </w:rPr>
        <w:t>یا</w:t>
      </w:r>
      <w:r w:rsidRPr="00A9272B">
        <w:rPr>
          <w:rFonts w:cs="B Nazanin"/>
          <w:sz w:val="24"/>
          <w:szCs w:val="24"/>
          <w:rtl/>
        </w:rPr>
        <w:t xml:space="preserve"> </w:t>
      </w:r>
      <w:r w:rsidRPr="00A9272B">
        <w:rPr>
          <w:rFonts w:cs="B Nazanin" w:hint="cs"/>
          <w:sz w:val="24"/>
          <w:szCs w:val="24"/>
          <w:rtl/>
        </w:rPr>
        <w:t>خیر</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سازوکار</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قرن</w:t>
      </w:r>
      <w:r w:rsidRPr="00A9272B">
        <w:rPr>
          <w:rFonts w:cs="B Nazanin"/>
          <w:sz w:val="24"/>
          <w:szCs w:val="24"/>
          <w:rtl/>
        </w:rPr>
        <w:t xml:space="preserve"> </w:t>
      </w:r>
      <w:r w:rsidRPr="00A9272B">
        <w:rPr>
          <w:rFonts w:cs="B Nazanin" w:hint="cs"/>
          <w:sz w:val="24"/>
          <w:szCs w:val="24"/>
          <w:rtl/>
        </w:rPr>
        <w:t>نوزدهم</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دنیا</w:t>
      </w:r>
      <w:r w:rsidRPr="00A9272B">
        <w:rPr>
          <w:rFonts w:cs="B Nazanin"/>
          <w:sz w:val="24"/>
          <w:szCs w:val="24"/>
          <w:rtl/>
        </w:rPr>
        <w:t xml:space="preserve"> </w:t>
      </w:r>
      <w:r w:rsidRPr="00A9272B">
        <w:rPr>
          <w:rFonts w:cs="B Nazanin" w:hint="cs"/>
          <w:sz w:val="24"/>
          <w:szCs w:val="24"/>
          <w:rtl/>
        </w:rPr>
        <w:t>آغاز</w:t>
      </w:r>
      <w:r w:rsidRPr="00A9272B">
        <w:rPr>
          <w:rFonts w:cs="B Nazanin"/>
          <w:sz w:val="24"/>
          <w:szCs w:val="24"/>
          <w:rtl/>
        </w:rPr>
        <w:t xml:space="preserve"> </w:t>
      </w:r>
      <w:r w:rsidRPr="00A9272B">
        <w:rPr>
          <w:rFonts w:cs="B Nazanin" w:hint="cs"/>
          <w:sz w:val="24"/>
          <w:szCs w:val="24"/>
          <w:rtl/>
        </w:rPr>
        <w:t>شد</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حالا</w:t>
      </w:r>
      <w:r w:rsidRPr="00A9272B">
        <w:rPr>
          <w:rFonts w:cs="B Nazanin"/>
          <w:sz w:val="24"/>
          <w:szCs w:val="24"/>
          <w:rtl/>
        </w:rPr>
        <w:t xml:space="preserve"> </w:t>
      </w:r>
      <w:r w:rsidRPr="00A9272B">
        <w:rPr>
          <w:rFonts w:cs="B Nazanin" w:hint="cs"/>
          <w:sz w:val="24"/>
          <w:szCs w:val="24"/>
          <w:rtl/>
        </w:rPr>
        <w:t>بیش</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sz w:val="24"/>
          <w:szCs w:val="24"/>
          <w:rtl/>
          <w:lang w:bidi="fa-IR"/>
        </w:rPr>
        <w:t>۱۹۰</w:t>
      </w:r>
      <w:r w:rsidRPr="00A9272B">
        <w:rPr>
          <w:rFonts w:cs="B Nazanin"/>
          <w:sz w:val="24"/>
          <w:szCs w:val="24"/>
          <w:rtl/>
        </w:rPr>
        <w:t xml:space="preserve"> </w:t>
      </w:r>
      <w:r w:rsidRPr="00A9272B">
        <w:rPr>
          <w:rFonts w:cs="B Nazanin" w:hint="cs"/>
          <w:sz w:val="24"/>
          <w:szCs w:val="24"/>
          <w:rtl/>
        </w:rPr>
        <w:t>کشور</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شکلی</w:t>
      </w:r>
      <w:r w:rsidRPr="00A9272B">
        <w:rPr>
          <w:rFonts w:cs="B Nazanin"/>
          <w:sz w:val="24"/>
          <w:szCs w:val="24"/>
          <w:rtl/>
        </w:rPr>
        <w:t xml:space="preserve"> </w:t>
      </w:r>
      <w:r w:rsidRPr="00A9272B">
        <w:rPr>
          <w:rFonts w:cs="B Nazanin" w:hint="cs"/>
          <w:sz w:val="24"/>
          <w:szCs w:val="24"/>
          <w:rtl/>
        </w:rPr>
        <w:t>گسترده</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آن</w:t>
      </w:r>
      <w:r w:rsidRPr="00A9272B">
        <w:rPr>
          <w:rFonts w:cs="B Nazanin"/>
          <w:sz w:val="24"/>
          <w:szCs w:val="24"/>
          <w:rtl/>
        </w:rPr>
        <w:t xml:space="preserve"> </w:t>
      </w:r>
      <w:r w:rsidRPr="00A9272B">
        <w:rPr>
          <w:rFonts w:cs="B Nazanin" w:hint="cs"/>
          <w:sz w:val="24"/>
          <w:szCs w:val="24"/>
          <w:rtl/>
        </w:rPr>
        <w:t>استفاده</w:t>
      </w:r>
      <w:r w:rsidRPr="00A9272B">
        <w:rPr>
          <w:rFonts w:cs="B Nazanin"/>
          <w:sz w:val="24"/>
          <w:szCs w:val="24"/>
          <w:rtl/>
        </w:rPr>
        <w:t xml:space="preserve"> </w:t>
      </w:r>
      <w:r w:rsidRPr="00A9272B">
        <w:rPr>
          <w:rFonts w:cs="B Nazanin" w:hint="cs"/>
          <w:sz w:val="24"/>
          <w:szCs w:val="24"/>
          <w:rtl/>
        </w:rPr>
        <w:t>می‌کنند</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بانک‌ها</w:t>
      </w:r>
      <w:r w:rsidRPr="00A9272B">
        <w:rPr>
          <w:rFonts w:cs="B Nazanin"/>
          <w:sz w:val="24"/>
          <w:szCs w:val="24"/>
          <w:rtl/>
        </w:rPr>
        <w:t xml:space="preserve"> </w:t>
      </w:r>
      <w:r w:rsidRPr="00A9272B">
        <w:rPr>
          <w:rFonts w:cs="B Nazanin" w:hint="cs"/>
          <w:sz w:val="24"/>
          <w:szCs w:val="24"/>
          <w:rtl/>
        </w:rPr>
        <w:t>گرفته</w:t>
      </w:r>
      <w:r w:rsidRPr="00A9272B">
        <w:rPr>
          <w:rFonts w:cs="B Nazanin"/>
          <w:sz w:val="24"/>
          <w:szCs w:val="24"/>
          <w:rtl/>
        </w:rPr>
        <w:t xml:space="preserve"> </w:t>
      </w:r>
      <w:r w:rsidRPr="00A9272B">
        <w:rPr>
          <w:rFonts w:cs="B Nazanin" w:hint="cs"/>
          <w:sz w:val="24"/>
          <w:szCs w:val="24"/>
          <w:rtl/>
        </w:rPr>
        <w:t>تا</w:t>
      </w:r>
      <w:r w:rsidRPr="00A9272B">
        <w:rPr>
          <w:rFonts w:cs="B Nazanin"/>
          <w:sz w:val="24"/>
          <w:szCs w:val="24"/>
          <w:rtl/>
        </w:rPr>
        <w:t xml:space="preserve"> </w:t>
      </w:r>
      <w:r w:rsidRPr="00A9272B">
        <w:rPr>
          <w:rFonts w:cs="B Nazanin" w:hint="cs"/>
          <w:sz w:val="24"/>
          <w:szCs w:val="24"/>
          <w:rtl/>
        </w:rPr>
        <w:t>شرکت‌های</w:t>
      </w:r>
      <w:r w:rsidRPr="00A9272B">
        <w:rPr>
          <w:rFonts w:cs="B Nazanin"/>
          <w:sz w:val="24"/>
          <w:szCs w:val="24"/>
          <w:rtl/>
        </w:rPr>
        <w:t xml:space="preserve"> </w:t>
      </w:r>
      <w:r w:rsidRPr="00A9272B">
        <w:rPr>
          <w:rFonts w:cs="B Nazanin" w:hint="cs"/>
          <w:sz w:val="24"/>
          <w:szCs w:val="24"/>
          <w:rtl/>
        </w:rPr>
        <w:t>بیمه،</w:t>
      </w:r>
      <w:r w:rsidRPr="00A9272B">
        <w:rPr>
          <w:rFonts w:cs="B Nazanin"/>
          <w:sz w:val="24"/>
          <w:szCs w:val="24"/>
          <w:rtl/>
        </w:rPr>
        <w:t xml:space="preserve"> </w:t>
      </w:r>
      <w:r w:rsidRPr="00A9272B">
        <w:rPr>
          <w:rFonts w:cs="B Nazanin" w:hint="cs"/>
          <w:sz w:val="24"/>
          <w:szCs w:val="24"/>
          <w:rtl/>
        </w:rPr>
        <w:t>لیزینگ،</w:t>
      </w:r>
      <w:r w:rsidRPr="00A9272B">
        <w:rPr>
          <w:rFonts w:cs="B Nazanin"/>
          <w:sz w:val="24"/>
          <w:szCs w:val="24"/>
          <w:rtl/>
        </w:rPr>
        <w:t xml:space="preserve"> </w:t>
      </w:r>
      <w:r w:rsidRPr="00A9272B">
        <w:rPr>
          <w:rFonts w:cs="B Nazanin" w:hint="cs"/>
          <w:sz w:val="24"/>
          <w:szCs w:val="24"/>
          <w:rtl/>
        </w:rPr>
        <w:t>فروشگاه‌ها</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حتی</w:t>
      </w:r>
      <w:r w:rsidRPr="00A9272B">
        <w:rPr>
          <w:rFonts w:cs="B Nazanin"/>
          <w:sz w:val="24"/>
          <w:szCs w:val="24"/>
          <w:rtl/>
        </w:rPr>
        <w:t xml:space="preserve"> </w:t>
      </w:r>
      <w:r w:rsidRPr="00A9272B">
        <w:rPr>
          <w:rFonts w:cs="B Nazanin" w:hint="cs"/>
          <w:sz w:val="24"/>
          <w:szCs w:val="24"/>
          <w:rtl/>
        </w:rPr>
        <w:t>دولت‌ها،</w:t>
      </w:r>
      <w:r w:rsidRPr="00A9272B">
        <w:rPr>
          <w:rFonts w:cs="B Nazanin"/>
          <w:sz w:val="24"/>
          <w:szCs w:val="24"/>
          <w:rtl/>
        </w:rPr>
        <w:t xml:space="preserve"> </w:t>
      </w:r>
      <w:r w:rsidRPr="00A9272B">
        <w:rPr>
          <w:rFonts w:cs="B Nazanin" w:hint="cs"/>
          <w:sz w:val="24"/>
          <w:szCs w:val="24"/>
          <w:rtl/>
        </w:rPr>
        <w:t>همگی</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تصمیم‌گیری</w:t>
      </w:r>
      <w:r w:rsidRPr="00A9272B">
        <w:rPr>
          <w:rFonts w:cs="B Nazanin"/>
          <w:sz w:val="24"/>
          <w:szCs w:val="24"/>
          <w:rtl/>
        </w:rPr>
        <w:t xml:space="preserve"> </w:t>
      </w:r>
      <w:r w:rsidRPr="00A9272B">
        <w:rPr>
          <w:rFonts w:cs="B Nazanin" w:hint="cs"/>
          <w:sz w:val="24"/>
          <w:szCs w:val="24"/>
          <w:rtl/>
        </w:rPr>
        <w:t>بهتر</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داده‌های</w:t>
      </w:r>
      <w:r w:rsidRPr="00A9272B">
        <w:rPr>
          <w:rFonts w:cs="B Nazanin"/>
          <w:sz w:val="24"/>
          <w:szCs w:val="24"/>
          <w:rtl/>
        </w:rPr>
        <w:t xml:space="preserve"> </w:t>
      </w:r>
      <w:r w:rsidRPr="00A9272B">
        <w:rPr>
          <w:rFonts w:cs="B Nazanin" w:hint="cs"/>
          <w:sz w:val="24"/>
          <w:szCs w:val="24"/>
          <w:rtl/>
        </w:rPr>
        <w:t>اعتباری</w:t>
      </w:r>
      <w:r w:rsidRPr="00A9272B">
        <w:rPr>
          <w:rFonts w:cs="B Nazanin"/>
          <w:sz w:val="24"/>
          <w:szCs w:val="24"/>
          <w:rtl/>
        </w:rPr>
        <w:t xml:space="preserve"> </w:t>
      </w:r>
      <w:r w:rsidRPr="00A9272B">
        <w:rPr>
          <w:rFonts w:cs="B Nazanin" w:hint="cs"/>
          <w:sz w:val="24"/>
          <w:szCs w:val="24"/>
          <w:rtl/>
        </w:rPr>
        <w:t>مراجعه</w:t>
      </w:r>
      <w:r w:rsidRPr="00A9272B">
        <w:rPr>
          <w:rFonts w:cs="B Nazanin"/>
          <w:sz w:val="24"/>
          <w:szCs w:val="24"/>
          <w:rtl/>
        </w:rPr>
        <w:t xml:space="preserve"> </w:t>
      </w:r>
      <w:r w:rsidRPr="00A9272B">
        <w:rPr>
          <w:rFonts w:cs="B Nazanin" w:hint="cs"/>
          <w:sz w:val="24"/>
          <w:szCs w:val="24"/>
          <w:rtl/>
        </w:rPr>
        <w:t>می‌کنند</w:t>
      </w:r>
      <w:r w:rsidRPr="00A9272B">
        <w:rPr>
          <w:rFonts w:cs="B Nazanin"/>
          <w:sz w:val="24"/>
          <w:szCs w:val="24"/>
          <w:rtl/>
        </w:rPr>
        <w:t>.</w:t>
      </w:r>
      <w:r>
        <w:rPr>
          <w:rFonts w:cs="B Nazanin" w:hint="cs"/>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ایران</w:t>
      </w:r>
      <w:r w:rsidRPr="00A9272B">
        <w:rPr>
          <w:rFonts w:cs="B Nazanin"/>
          <w:sz w:val="24"/>
          <w:szCs w:val="24"/>
          <w:rtl/>
        </w:rPr>
        <w:t xml:space="preserve"> </w:t>
      </w:r>
      <w:r w:rsidRPr="00A9272B">
        <w:rPr>
          <w:rFonts w:cs="B Nazanin" w:hint="cs"/>
          <w:sz w:val="24"/>
          <w:szCs w:val="24"/>
          <w:rtl/>
        </w:rPr>
        <w:t>نیز،</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سال</w:t>
      </w:r>
      <w:r w:rsidRPr="00A9272B">
        <w:rPr>
          <w:rFonts w:cs="B Nazanin"/>
          <w:sz w:val="24"/>
          <w:szCs w:val="24"/>
          <w:rtl/>
        </w:rPr>
        <w:t xml:space="preserve"> </w:t>
      </w:r>
      <w:r w:rsidRPr="00A9272B">
        <w:rPr>
          <w:rFonts w:cs="B Nazanin"/>
          <w:sz w:val="24"/>
          <w:szCs w:val="24"/>
          <w:rtl/>
          <w:lang w:bidi="fa-IR"/>
        </w:rPr>
        <w:t>۱۳۸۵</w:t>
      </w:r>
      <w:r w:rsidRPr="00A9272B">
        <w:rPr>
          <w:rFonts w:cs="B Nazanin"/>
          <w:sz w:val="24"/>
          <w:szCs w:val="24"/>
          <w:rtl/>
        </w:rPr>
        <w:t xml:space="preserve"> </w:t>
      </w:r>
      <w:r w:rsidRPr="00A9272B">
        <w:rPr>
          <w:rFonts w:cs="B Nazanin" w:hint="cs"/>
          <w:sz w:val="24"/>
          <w:szCs w:val="24"/>
          <w:rtl/>
        </w:rPr>
        <w:t>شرکت</w:t>
      </w:r>
      <w:r w:rsidRPr="00A9272B">
        <w:rPr>
          <w:rFonts w:cs="B Nazanin"/>
          <w:sz w:val="24"/>
          <w:szCs w:val="24"/>
          <w:rtl/>
        </w:rPr>
        <w:t xml:space="preserve"> </w:t>
      </w:r>
      <w:r w:rsidRPr="00A9272B">
        <w:rPr>
          <w:rFonts w:cs="B Nazanin" w:hint="cs"/>
          <w:sz w:val="24"/>
          <w:szCs w:val="24"/>
          <w:rtl/>
        </w:rPr>
        <w:t>اعتبارسنجی</w:t>
      </w:r>
      <w:r w:rsidRPr="00A9272B">
        <w:rPr>
          <w:rFonts w:cs="B Nazanin"/>
          <w:sz w:val="24"/>
          <w:szCs w:val="24"/>
          <w:rtl/>
        </w:rPr>
        <w:t xml:space="preserve"> </w:t>
      </w:r>
      <w:r w:rsidRPr="00A9272B">
        <w:rPr>
          <w:rFonts w:cs="B Nazanin" w:hint="cs"/>
          <w:sz w:val="24"/>
          <w:szCs w:val="24"/>
          <w:rtl/>
        </w:rPr>
        <w:t>ایران،</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عنوان</w:t>
      </w:r>
      <w:r w:rsidRPr="00A9272B">
        <w:rPr>
          <w:rFonts w:cs="B Nazanin"/>
          <w:sz w:val="24"/>
          <w:szCs w:val="24"/>
          <w:rtl/>
        </w:rPr>
        <w:t xml:space="preserve"> </w:t>
      </w:r>
      <w:r w:rsidRPr="00A9272B">
        <w:rPr>
          <w:rFonts w:cs="B Nazanin" w:hint="cs"/>
          <w:sz w:val="24"/>
          <w:szCs w:val="24"/>
          <w:rtl/>
        </w:rPr>
        <w:t>تنها</w:t>
      </w:r>
      <w:r w:rsidRPr="00A9272B">
        <w:rPr>
          <w:rFonts w:cs="B Nazanin"/>
          <w:sz w:val="24"/>
          <w:szCs w:val="24"/>
          <w:rtl/>
        </w:rPr>
        <w:t xml:space="preserve"> </w:t>
      </w:r>
      <w:r w:rsidRPr="00A9272B">
        <w:rPr>
          <w:rFonts w:cs="B Nazanin" w:hint="cs"/>
          <w:sz w:val="24"/>
          <w:szCs w:val="24"/>
          <w:rtl/>
        </w:rPr>
        <w:t>نهاد</w:t>
      </w:r>
      <w:r w:rsidRPr="00A9272B">
        <w:rPr>
          <w:rFonts w:cs="B Nazanin"/>
          <w:sz w:val="24"/>
          <w:szCs w:val="24"/>
          <w:rtl/>
        </w:rPr>
        <w:t xml:space="preserve"> </w:t>
      </w:r>
      <w:r w:rsidRPr="00A9272B">
        <w:rPr>
          <w:rFonts w:cs="B Nazanin" w:hint="cs"/>
          <w:sz w:val="24"/>
          <w:szCs w:val="24"/>
          <w:rtl/>
        </w:rPr>
        <w:t>دارای</w:t>
      </w:r>
      <w:r w:rsidRPr="00A9272B">
        <w:rPr>
          <w:rFonts w:cs="B Nazanin"/>
          <w:sz w:val="24"/>
          <w:szCs w:val="24"/>
          <w:rtl/>
        </w:rPr>
        <w:t xml:space="preserve"> </w:t>
      </w:r>
      <w:r w:rsidRPr="00A9272B">
        <w:rPr>
          <w:rFonts w:cs="B Nazanin" w:hint="cs"/>
          <w:sz w:val="24"/>
          <w:szCs w:val="24"/>
          <w:rtl/>
        </w:rPr>
        <w:t>مجوز</w:t>
      </w:r>
      <w:r w:rsidRPr="00A9272B">
        <w:rPr>
          <w:rFonts w:cs="B Nazanin"/>
          <w:sz w:val="24"/>
          <w:szCs w:val="24"/>
          <w:rtl/>
        </w:rPr>
        <w:t xml:space="preserve"> </w:t>
      </w:r>
      <w:r w:rsidRPr="00A9272B">
        <w:rPr>
          <w:rFonts w:cs="B Nazanin" w:hint="cs"/>
          <w:sz w:val="24"/>
          <w:szCs w:val="24"/>
          <w:rtl/>
        </w:rPr>
        <w:t>رسمی</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بانک</w:t>
      </w:r>
      <w:r w:rsidRPr="00A9272B">
        <w:rPr>
          <w:rFonts w:cs="B Nazanin"/>
          <w:sz w:val="24"/>
          <w:szCs w:val="24"/>
          <w:rtl/>
        </w:rPr>
        <w:t xml:space="preserve"> </w:t>
      </w:r>
      <w:r w:rsidRPr="00A9272B">
        <w:rPr>
          <w:rFonts w:cs="B Nazanin" w:hint="cs"/>
          <w:sz w:val="24"/>
          <w:szCs w:val="24"/>
          <w:rtl/>
        </w:rPr>
        <w:t>مرکزی،</w:t>
      </w:r>
      <w:r w:rsidRPr="00A9272B">
        <w:rPr>
          <w:rFonts w:cs="B Nazanin"/>
          <w:sz w:val="24"/>
          <w:szCs w:val="24"/>
          <w:rtl/>
        </w:rPr>
        <w:t xml:space="preserve"> </w:t>
      </w:r>
      <w:r w:rsidRPr="00A9272B">
        <w:rPr>
          <w:rFonts w:cs="B Nazanin" w:hint="cs"/>
          <w:sz w:val="24"/>
          <w:szCs w:val="24"/>
          <w:rtl/>
        </w:rPr>
        <w:t>مأموریت</w:t>
      </w:r>
      <w:r w:rsidRPr="00A9272B">
        <w:rPr>
          <w:rFonts w:cs="B Nazanin"/>
          <w:sz w:val="24"/>
          <w:szCs w:val="24"/>
          <w:rtl/>
        </w:rPr>
        <w:t xml:space="preserve"> </w:t>
      </w:r>
      <w:r w:rsidRPr="00A9272B">
        <w:rPr>
          <w:rFonts w:cs="B Nazanin" w:hint="cs"/>
          <w:sz w:val="24"/>
          <w:szCs w:val="24"/>
          <w:rtl/>
        </w:rPr>
        <w:t>یافته</w:t>
      </w:r>
      <w:r w:rsidRPr="00A9272B">
        <w:rPr>
          <w:rFonts w:cs="B Nazanin"/>
          <w:sz w:val="24"/>
          <w:szCs w:val="24"/>
          <w:rtl/>
        </w:rPr>
        <w:t xml:space="preserve"> </w:t>
      </w:r>
      <w:r w:rsidRPr="00A9272B">
        <w:rPr>
          <w:rFonts w:cs="B Nazanin" w:hint="cs"/>
          <w:sz w:val="24"/>
          <w:szCs w:val="24"/>
          <w:rtl/>
        </w:rPr>
        <w:t>تا</w:t>
      </w:r>
      <w:r w:rsidRPr="00A9272B">
        <w:rPr>
          <w:rFonts w:cs="B Nazanin"/>
          <w:sz w:val="24"/>
          <w:szCs w:val="24"/>
          <w:rtl/>
        </w:rPr>
        <w:t xml:space="preserve"> </w:t>
      </w:r>
      <w:r w:rsidRPr="00A9272B">
        <w:rPr>
          <w:rFonts w:cs="B Nazanin" w:hint="cs"/>
          <w:sz w:val="24"/>
          <w:szCs w:val="24"/>
          <w:rtl/>
        </w:rPr>
        <w:t>زیرساخت‌های</w:t>
      </w:r>
      <w:r w:rsidRPr="00A9272B">
        <w:rPr>
          <w:rFonts w:cs="B Nazanin"/>
          <w:sz w:val="24"/>
          <w:szCs w:val="24"/>
          <w:rtl/>
        </w:rPr>
        <w:t xml:space="preserve"> </w:t>
      </w:r>
      <w:r w:rsidRPr="00A9272B">
        <w:rPr>
          <w:rFonts w:cs="B Nazanin" w:hint="cs"/>
          <w:sz w:val="24"/>
          <w:szCs w:val="24"/>
          <w:rtl/>
        </w:rPr>
        <w:t>لازم</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کار</w:t>
      </w:r>
      <w:r w:rsidRPr="00A9272B">
        <w:rPr>
          <w:rFonts w:cs="B Nazanin"/>
          <w:sz w:val="24"/>
          <w:szCs w:val="24"/>
          <w:rtl/>
        </w:rPr>
        <w:t xml:space="preserve"> </w:t>
      </w:r>
      <w:r w:rsidRPr="00A9272B">
        <w:rPr>
          <w:rFonts w:cs="B Nazanin" w:hint="cs"/>
          <w:sz w:val="24"/>
          <w:szCs w:val="24"/>
          <w:rtl/>
        </w:rPr>
        <w:t>را</w:t>
      </w:r>
      <w:r w:rsidRPr="00A9272B">
        <w:rPr>
          <w:rFonts w:cs="B Nazanin"/>
          <w:sz w:val="24"/>
          <w:szCs w:val="24"/>
          <w:rtl/>
        </w:rPr>
        <w:t xml:space="preserve"> </w:t>
      </w:r>
      <w:r w:rsidRPr="00A9272B">
        <w:rPr>
          <w:rFonts w:cs="B Nazanin" w:hint="cs"/>
          <w:sz w:val="24"/>
          <w:szCs w:val="24"/>
          <w:rtl/>
        </w:rPr>
        <w:t>فراهم</w:t>
      </w:r>
      <w:r w:rsidRPr="00A9272B">
        <w:rPr>
          <w:rFonts w:cs="B Nazanin"/>
          <w:sz w:val="24"/>
          <w:szCs w:val="24"/>
          <w:rtl/>
        </w:rPr>
        <w:t xml:space="preserve"> </w:t>
      </w:r>
      <w:r w:rsidRPr="00A9272B">
        <w:rPr>
          <w:rFonts w:cs="B Nazanin" w:hint="cs"/>
          <w:sz w:val="24"/>
          <w:szCs w:val="24"/>
          <w:rtl/>
        </w:rPr>
        <w:t>کند</w:t>
      </w:r>
      <w:r w:rsidRPr="00A9272B">
        <w:rPr>
          <w:rFonts w:cs="B Nazanin"/>
          <w:sz w:val="24"/>
          <w:szCs w:val="24"/>
          <w:rtl/>
        </w:rPr>
        <w:t>.</w:t>
      </w:r>
    </w:p>
    <w:p w14:paraId="4C59D645" w14:textId="71F22D8E" w:rsidR="001A560C" w:rsidRPr="00A9272B" w:rsidRDefault="001A560C" w:rsidP="001A560C">
      <w:pPr>
        <w:bidi/>
        <w:jc w:val="both"/>
        <w:rPr>
          <w:rFonts w:cs="B Nazanin"/>
          <w:sz w:val="24"/>
          <w:szCs w:val="24"/>
        </w:rPr>
      </w:pPr>
      <w:r w:rsidRPr="00A9272B">
        <w:rPr>
          <w:rFonts w:cs="B Nazanin" w:hint="cs"/>
          <w:sz w:val="24"/>
          <w:szCs w:val="24"/>
          <w:rtl/>
        </w:rPr>
        <w:t>جالب</w:t>
      </w:r>
      <w:r w:rsidRPr="00A9272B">
        <w:rPr>
          <w:rFonts w:cs="B Nazanin"/>
          <w:sz w:val="24"/>
          <w:szCs w:val="24"/>
          <w:rtl/>
        </w:rPr>
        <w:t xml:space="preserve"> </w:t>
      </w:r>
      <w:r w:rsidRPr="00A9272B">
        <w:rPr>
          <w:rFonts w:cs="B Nazanin" w:hint="cs"/>
          <w:sz w:val="24"/>
          <w:szCs w:val="24"/>
          <w:rtl/>
        </w:rPr>
        <w:t>است</w:t>
      </w:r>
      <w:r w:rsidRPr="00A9272B">
        <w:rPr>
          <w:rFonts w:cs="B Nazanin"/>
          <w:sz w:val="24"/>
          <w:szCs w:val="24"/>
          <w:rtl/>
        </w:rPr>
        <w:t xml:space="preserve"> </w:t>
      </w:r>
      <w:r w:rsidRPr="00A9272B">
        <w:rPr>
          <w:rFonts w:cs="B Nazanin" w:hint="cs"/>
          <w:sz w:val="24"/>
          <w:szCs w:val="24"/>
          <w:rtl/>
        </w:rPr>
        <w:t>بدانید</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اعتبارسنجی</w:t>
      </w:r>
      <w:r w:rsidRPr="00A9272B">
        <w:rPr>
          <w:rFonts w:cs="B Nazanin"/>
          <w:sz w:val="24"/>
          <w:szCs w:val="24"/>
          <w:rtl/>
        </w:rPr>
        <w:t xml:space="preserve"> </w:t>
      </w:r>
      <w:r w:rsidRPr="00A9272B">
        <w:rPr>
          <w:rFonts w:cs="B Nazanin" w:hint="cs"/>
          <w:sz w:val="24"/>
          <w:szCs w:val="24"/>
          <w:rtl/>
        </w:rPr>
        <w:t>فقط</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اشخاص</w:t>
      </w:r>
      <w:r w:rsidRPr="00A9272B">
        <w:rPr>
          <w:rFonts w:cs="B Nazanin"/>
          <w:sz w:val="24"/>
          <w:szCs w:val="24"/>
          <w:rtl/>
        </w:rPr>
        <w:t xml:space="preserve"> </w:t>
      </w:r>
      <w:r w:rsidRPr="00A9272B">
        <w:rPr>
          <w:rFonts w:cs="B Nazanin" w:hint="cs"/>
          <w:sz w:val="24"/>
          <w:szCs w:val="24"/>
          <w:rtl/>
        </w:rPr>
        <w:t>حقیقی</w:t>
      </w:r>
      <w:r w:rsidRPr="00A9272B">
        <w:rPr>
          <w:rFonts w:cs="B Nazanin"/>
          <w:sz w:val="24"/>
          <w:szCs w:val="24"/>
          <w:rtl/>
        </w:rPr>
        <w:t xml:space="preserve"> </w:t>
      </w:r>
      <w:r w:rsidRPr="00A9272B">
        <w:rPr>
          <w:rFonts w:cs="B Nazanin" w:hint="cs"/>
          <w:sz w:val="24"/>
          <w:szCs w:val="24"/>
          <w:rtl/>
        </w:rPr>
        <w:t>محدود</w:t>
      </w:r>
      <w:r w:rsidRPr="00A9272B">
        <w:rPr>
          <w:rFonts w:cs="B Nazanin"/>
          <w:sz w:val="24"/>
          <w:szCs w:val="24"/>
          <w:rtl/>
        </w:rPr>
        <w:t xml:space="preserve"> </w:t>
      </w:r>
      <w:r w:rsidRPr="00A9272B">
        <w:rPr>
          <w:rFonts w:cs="B Nazanin" w:hint="cs"/>
          <w:sz w:val="24"/>
          <w:szCs w:val="24"/>
          <w:rtl/>
        </w:rPr>
        <w:t>نیست؛</w:t>
      </w:r>
      <w:r w:rsidRPr="00A9272B">
        <w:rPr>
          <w:rFonts w:cs="B Nazanin"/>
          <w:sz w:val="24"/>
          <w:szCs w:val="24"/>
          <w:rtl/>
        </w:rPr>
        <w:t xml:space="preserve"> </w:t>
      </w:r>
      <w:r w:rsidRPr="00A9272B">
        <w:rPr>
          <w:rFonts w:cs="B Nazanin" w:hint="cs"/>
          <w:sz w:val="24"/>
          <w:szCs w:val="24"/>
          <w:rtl/>
        </w:rPr>
        <w:t>بلکه</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شرکت‌ها،</w:t>
      </w:r>
      <w:r w:rsidRPr="00A9272B">
        <w:rPr>
          <w:rFonts w:cs="B Nazanin"/>
          <w:sz w:val="24"/>
          <w:szCs w:val="24"/>
          <w:rtl/>
        </w:rPr>
        <w:t xml:space="preserve"> </w:t>
      </w:r>
      <w:r w:rsidRPr="00A9272B">
        <w:rPr>
          <w:rFonts w:cs="B Nazanin" w:hint="cs"/>
          <w:sz w:val="24"/>
          <w:szCs w:val="24"/>
          <w:rtl/>
        </w:rPr>
        <w:t>سازمان‌ها</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حتی</w:t>
      </w:r>
      <w:r w:rsidRPr="00A9272B">
        <w:rPr>
          <w:rFonts w:cs="B Nazanin"/>
          <w:sz w:val="24"/>
          <w:szCs w:val="24"/>
          <w:rtl/>
        </w:rPr>
        <w:t xml:space="preserve"> </w:t>
      </w:r>
      <w:r w:rsidRPr="00A9272B">
        <w:rPr>
          <w:rFonts w:cs="B Nazanin" w:hint="cs"/>
          <w:sz w:val="24"/>
          <w:szCs w:val="24"/>
          <w:rtl/>
        </w:rPr>
        <w:t>فروشگاه‌های</w:t>
      </w:r>
      <w:r w:rsidRPr="00A9272B">
        <w:rPr>
          <w:rFonts w:cs="B Nazanin"/>
          <w:sz w:val="24"/>
          <w:szCs w:val="24"/>
          <w:rtl/>
        </w:rPr>
        <w:t xml:space="preserve"> </w:t>
      </w:r>
      <w:r w:rsidRPr="00A9272B">
        <w:rPr>
          <w:rFonts w:cs="B Nazanin" w:hint="cs"/>
          <w:sz w:val="24"/>
          <w:szCs w:val="24"/>
          <w:rtl/>
        </w:rPr>
        <w:t>بزرگ</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کوچک</w:t>
      </w:r>
      <w:r w:rsidRPr="00A9272B">
        <w:rPr>
          <w:rFonts w:cs="B Nazanin"/>
          <w:sz w:val="24"/>
          <w:szCs w:val="24"/>
          <w:rtl/>
        </w:rPr>
        <w:t xml:space="preserve"> </w:t>
      </w:r>
      <w:r w:rsidRPr="00A9272B">
        <w:rPr>
          <w:rFonts w:cs="B Nazanin" w:hint="cs"/>
          <w:sz w:val="24"/>
          <w:szCs w:val="24"/>
          <w:rtl/>
        </w:rPr>
        <w:t>نیز</w:t>
      </w:r>
      <w:r w:rsidRPr="00A9272B">
        <w:rPr>
          <w:rFonts w:cs="B Nazanin"/>
          <w:sz w:val="24"/>
          <w:szCs w:val="24"/>
          <w:rtl/>
        </w:rPr>
        <w:t xml:space="preserve"> </w:t>
      </w:r>
      <w:r w:rsidRPr="00A9272B">
        <w:rPr>
          <w:rFonts w:cs="B Nazanin" w:hint="cs"/>
          <w:sz w:val="24"/>
          <w:szCs w:val="24"/>
          <w:rtl/>
        </w:rPr>
        <w:t>مورد</w:t>
      </w:r>
      <w:r w:rsidRPr="00A9272B">
        <w:rPr>
          <w:rFonts w:cs="B Nazanin"/>
          <w:sz w:val="24"/>
          <w:szCs w:val="24"/>
          <w:rtl/>
        </w:rPr>
        <w:t xml:space="preserve"> </w:t>
      </w:r>
      <w:r w:rsidRPr="00A9272B">
        <w:rPr>
          <w:rFonts w:cs="B Nazanin" w:hint="cs"/>
          <w:sz w:val="24"/>
          <w:szCs w:val="24"/>
          <w:rtl/>
        </w:rPr>
        <w:t>استفاده</w:t>
      </w:r>
      <w:r w:rsidRPr="00A9272B">
        <w:rPr>
          <w:rFonts w:cs="B Nazanin"/>
          <w:sz w:val="24"/>
          <w:szCs w:val="24"/>
          <w:rtl/>
        </w:rPr>
        <w:t xml:space="preserve"> </w:t>
      </w:r>
      <w:r w:rsidRPr="00A9272B">
        <w:rPr>
          <w:rFonts w:cs="B Nazanin" w:hint="cs"/>
          <w:sz w:val="24"/>
          <w:szCs w:val="24"/>
          <w:rtl/>
        </w:rPr>
        <w:t>قرار</w:t>
      </w:r>
      <w:r w:rsidRPr="00A9272B">
        <w:rPr>
          <w:rFonts w:cs="B Nazanin"/>
          <w:sz w:val="24"/>
          <w:szCs w:val="24"/>
          <w:rtl/>
        </w:rPr>
        <w:t xml:space="preserve"> </w:t>
      </w:r>
      <w:r w:rsidRPr="00A9272B">
        <w:rPr>
          <w:rFonts w:cs="B Nazanin" w:hint="cs"/>
          <w:sz w:val="24"/>
          <w:szCs w:val="24"/>
          <w:rtl/>
        </w:rPr>
        <w:t>می‌گیرد</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عبارت</w:t>
      </w:r>
      <w:r w:rsidRPr="00A9272B">
        <w:rPr>
          <w:rFonts w:cs="B Nazanin"/>
          <w:sz w:val="24"/>
          <w:szCs w:val="24"/>
          <w:rtl/>
        </w:rPr>
        <w:t xml:space="preserve"> </w:t>
      </w:r>
      <w:r w:rsidRPr="00A9272B">
        <w:rPr>
          <w:rFonts w:cs="B Nazanin" w:hint="cs"/>
          <w:sz w:val="24"/>
          <w:szCs w:val="24"/>
          <w:rtl/>
        </w:rPr>
        <w:t>دیگر،</w:t>
      </w:r>
      <w:r w:rsidRPr="00A9272B">
        <w:rPr>
          <w:rFonts w:cs="B Nazanin"/>
          <w:sz w:val="24"/>
          <w:szCs w:val="24"/>
          <w:rtl/>
        </w:rPr>
        <w:t xml:space="preserve"> </w:t>
      </w:r>
      <w:r w:rsidRPr="00A9272B">
        <w:rPr>
          <w:rFonts w:cs="B Nazanin" w:hint="cs"/>
          <w:sz w:val="24"/>
          <w:szCs w:val="24"/>
          <w:rtl/>
        </w:rPr>
        <w:t>همان‌طور</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ممکن</w:t>
      </w:r>
      <w:r w:rsidRPr="00A9272B">
        <w:rPr>
          <w:rFonts w:cs="B Nazanin"/>
          <w:sz w:val="24"/>
          <w:szCs w:val="24"/>
          <w:rtl/>
        </w:rPr>
        <w:t xml:space="preserve"> </w:t>
      </w:r>
      <w:r w:rsidRPr="00A9272B">
        <w:rPr>
          <w:rFonts w:cs="B Nazanin" w:hint="cs"/>
          <w:sz w:val="24"/>
          <w:szCs w:val="24"/>
          <w:rtl/>
        </w:rPr>
        <w:t>است</w:t>
      </w:r>
      <w:r w:rsidRPr="00A9272B">
        <w:rPr>
          <w:rFonts w:cs="B Nazanin"/>
          <w:sz w:val="24"/>
          <w:szCs w:val="24"/>
          <w:rtl/>
        </w:rPr>
        <w:t xml:space="preserve"> </w:t>
      </w:r>
      <w:r w:rsidRPr="00A9272B">
        <w:rPr>
          <w:rFonts w:cs="B Nazanin" w:hint="cs"/>
          <w:sz w:val="24"/>
          <w:szCs w:val="24"/>
          <w:rtl/>
        </w:rPr>
        <w:t>فردی</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دلیل</w:t>
      </w:r>
      <w:r w:rsidRPr="00A9272B">
        <w:rPr>
          <w:rFonts w:cs="B Nazanin"/>
          <w:sz w:val="24"/>
          <w:szCs w:val="24"/>
          <w:rtl/>
        </w:rPr>
        <w:t xml:space="preserve"> </w:t>
      </w:r>
      <w:r w:rsidRPr="00A9272B">
        <w:rPr>
          <w:rFonts w:cs="B Nazanin" w:hint="cs"/>
          <w:sz w:val="24"/>
          <w:szCs w:val="24"/>
          <w:rtl/>
        </w:rPr>
        <w:t>تأخیر</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پرداخت</w:t>
      </w:r>
      <w:r w:rsidRPr="00A9272B">
        <w:rPr>
          <w:rFonts w:cs="B Nazanin"/>
          <w:sz w:val="24"/>
          <w:szCs w:val="24"/>
          <w:rtl/>
        </w:rPr>
        <w:t xml:space="preserve"> </w:t>
      </w:r>
      <w:r w:rsidRPr="00A9272B">
        <w:rPr>
          <w:rFonts w:cs="B Nazanin" w:hint="cs"/>
          <w:sz w:val="24"/>
          <w:szCs w:val="24"/>
          <w:rtl/>
        </w:rPr>
        <w:t>اقساط،</w:t>
      </w:r>
      <w:r w:rsidRPr="00A9272B">
        <w:rPr>
          <w:rFonts w:cs="B Nazanin"/>
          <w:sz w:val="24"/>
          <w:szCs w:val="24"/>
          <w:rtl/>
        </w:rPr>
        <w:t xml:space="preserve"> </w:t>
      </w:r>
      <w:r w:rsidRPr="00A9272B">
        <w:rPr>
          <w:rFonts w:cs="B Nazanin" w:hint="cs"/>
          <w:sz w:val="24"/>
          <w:szCs w:val="24"/>
          <w:rtl/>
        </w:rPr>
        <w:t>اعتبار</w:t>
      </w:r>
      <w:r w:rsidRPr="00A9272B">
        <w:rPr>
          <w:rFonts w:cs="B Nazanin"/>
          <w:sz w:val="24"/>
          <w:szCs w:val="24"/>
          <w:rtl/>
        </w:rPr>
        <w:t xml:space="preserve"> </w:t>
      </w:r>
      <w:r w:rsidRPr="00A9272B">
        <w:rPr>
          <w:rFonts w:cs="B Nazanin" w:hint="cs"/>
          <w:sz w:val="24"/>
          <w:szCs w:val="24"/>
          <w:rtl/>
        </w:rPr>
        <w:t>پایینی</w:t>
      </w:r>
      <w:r w:rsidRPr="00A9272B">
        <w:rPr>
          <w:rFonts w:cs="B Nazanin"/>
          <w:sz w:val="24"/>
          <w:szCs w:val="24"/>
          <w:rtl/>
        </w:rPr>
        <w:t xml:space="preserve"> </w:t>
      </w:r>
      <w:r w:rsidRPr="00A9272B">
        <w:rPr>
          <w:rFonts w:cs="B Nazanin" w:hint="cs"/>
          <w:sz w:val="24"/>
          <w:szCs w:val="24"/>
          <w:rtl/>
        </w:rPr>
        <w:t>داشته</w:t>
      </w:r>
      <w:r w:rsidRPr="00A9272B">
        <w:rPr>
          <w:rFonts w:cs="B Nazanin"/>
          <w:sz w:val="24"/>
          <w:szCs w:val="24"/>
          <w:rtl/>
        </w:rPr>
        <w:t xml:space="preserve"> </w:t>
      </w:r>
      <w:r w:rsidRPr="00A9272B">
        <w:rPr>
          <w:rFonts w:cs="B Nazanin" w:hint="cs"/>
          <w:sz w:val="24"/>
          <w:szCs w:val="24"/>
          <w:rtl/>
        </w:rPr>
        <w:t>باشد،</w:t>
      </w:r>
      <w:r w:rsidRPr="00A9272B">
        <w:rPr>
          <w:rFonts w:cs="B Nazanin"/>
          <w:sz w:val="24"/>
          <w:szCs w:val="24"/>
          <w:rtl/>
        </w:rPr>
        <w:t xml:space="preserve"> </w:t>
      </w:r>
      <w:r w:rsidRPr="00A9272B">
        <w:rPr>
          <w:rFonts w:cs="B Nazanin" w:hint="cs"/>
          <w:sz w:val="24"/>
          <w:szCs w:val="24"/>
          <w:rtl/>
        </w:rPr>
        <w:t>یک</w:t>
      </w:r>
      <w:r w:rsidRPr="00A9272B">
        <w:rPr>
          <w:rFonts w:cs="B Nazanin"/>
          <w:sz w:val="24"/>
          <w:szCs w:val="24"/>
          <w:rtl/>
        </w:rPr>
        <w:t xml:space="preserve"> </w:t>
      </w:r>
      <w:r w:rsidRPr="00A9272B">
        <w:rPr>
          <w:rFonts w:cs="B Nazanin" w:hint="cs"/>
          <w:sz w:val="24"/>
          <w:szCs w:val="24"/>
          <w:rtl/>
        </w:rPr>
        <w:t>شرکت</w:t>
      </w:r>
      <w:r w:rsidRPr="00A9272B">
        <w:rPr>
          <w:rFonts w:cs="B Nazanin"/>
          <w:sz w:val="24"/>
          <w:szCs w:val="24"/>
          <w:rtl/>
        </w:rPr>
        <w:t xml:space="preserve"> </w:t>
      </w:r>
      <w:r w:rsidRPr="00A9272B">
        <w:rPr>
          <w:rFonts w:cs="B Nazanin" w:hint="cs"/>
          <w:sz w:val="24"/>
          <w:szCs w:val="24"/>
          <w:rtl/>
        </w:rPr>
        <w:t>نیز</w:t>
      </w:r>
      <w:r w:rsidRPr="00A9272B">
        <w:rPr>
          <w:rFonts w:cs="B Nazanin"/>
          <w:sz w:val="24"/>
          <w:szCs w:val="24"/>
          <w:rtl/>
        </w:rPr>
        <w:t xml:space="preserve"> </w:t>
      </w:r>
      <w:r w:rsidRPr="00A9272B">
        <w:rPr>
          <w:rFonts w:cs="B Nazanin" w:hint="cs"/>
          <w:sz w:val="24"/>
          <w:szCs w:val="24"/>
          <w:rtl/>
        </w:rPr>
        <w:t>می‌تواند</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دلیل</w:t>
      </w:r>
      <w:r w:rsidRPr="00A9272B">
        <w:rPr>
          <w:rFonts w:cs="B Nazanin"/>
          <w:sz w:val="24"/>
          <w:szCs w:val="24"/>
          <w:rtl/>
        </w:rPr>
        <w:t xml:space="preserve"> </w:t>
      </w:r>
      <w:r w:rsidRPr="00A9272B">
        <w:rPr>
          <w:rFonts w:cs="B Nazanin" w:hint="cs"/>
          <w:sz w:val="24"/>
          <w:szCs w:val="24"/>
          <w:rtl/>
        </w:rPr>
        <w:t>چک‌های</w:t>
      </w:r>
      <w:r w:rsidRPr="00A9272B">
        <w:rPr>
          <w:rFonts w:cs="B Nazanin"/>
          <w:sz w:val="24"/>
          <w:szCs w:val="24"/>
          <w:rtl/>
        </w:rPr>
        <w:t xml:space="preserve"> </w:t>
      </w:r>
      <w:r w:rsidRPr="00A9272B">
        <w:rPr>
          <w:rFonts w:cs="B Nazanin" w:hint="cs"/>
          <w:sz w:val="24"/>
          <w:szCs w:val="24"/>
          <w:rtl/>
        </w:rPr>
        <w:t>برگشتی،</w:t>
      </w:r>
      <w:r w:rsidRPr="00A9272B">
        <w:rPr>
          <w:rFonts w:cs="B Nazanin"/>
          <w:sz w:val="24"/>
          <w:szCs w:val="24"/>
          <w:rtl/>
        </w:rPr>
        <w:t xml:space="preserve"> </w:t>
      </w:r>
      <w:r w:rsidRPr="00A9272B">
        <w:rPr>
          <w:rFonts w:cs="B Nazanin" w:hint="cs"/>
          <w:sz w:val="24"/>
          <w:szCs w:val="24"/>
          <w:rtl/>
        </w:rPr>
        <w:t>بدهی‌های</w:t>
      </w:r>
      <w:r w:rsidRPr="00A9272B">
        <w:rPr>
          <w:rFonts w:cs="B Nazanin"/>
          <w:sz w:val="24"/>
          <w:szCs w:val="24"/>
          <w:rtl/>
        </w:rPr>
        <w:t xml:space="preserve"> </w:t>
      </w:r>
      <w:r w:rsidRPr="00A9272B">
        <w:rPr>
          <w:rFonts w:cs="B Nazanin" w:hint="cs"/>
          <w:sz w:val="24"/>
          <w:szCs w:val="24"/>
          <w:rtl/>
        </w:rPr>
        <w:t>مالیاتی</w:t>
      </w:r>
      <w:r w:rsidRPr="00A9272B">
        <w:rPr>
          <w:rFonts w:cs="B Nazanin"/>
          <w:sz w:val="24"/>
          <w:szCs w:val="24"/>
          <w:rtl/>
        </w:rPr>
        <w:t xml:space="preserve"> </w:t>
      </w:r>
      <w:r w:rsidRPr="00A9272B">
        <w:rPr>
          <w:rFonts w:cs="B Nazanin" w:hint="cs"/>
          <w:sz w:val="24"/>
          <w:szCs w:val="24"/>
          <w:rtl/>
        </w:rPr>
        <w:t>یا</w:t>
      </w:r>
      <w:r w:rsidRPr="00A9272B">
        <w:rPr>
          <w:rFonts w:cs="B Nazanin"/>
          <w:sz w:val="24"/>
          <w:szCs w:val="24"/>
          <w:rtl/>
        </w:rPr>
        <w:t xml:space="preserve"> </w:t>
      </w:r>
      <w:r w:rsidRPr="00A9272B">
        <w:rPr>
          <w:rFonts w:cs="B Nazanin" w:hint="cs"/>
          <w:sz w:val="24"/>
          <w:szCs w:val="24"/>
          <w:rtl/>
        </w:rPr>
        <w:t>تعهدات</w:t>
      </w:r>
      <w:r w:rsidRPr="00A9272B">
        <w:rPr>
          <w:rFonts w:cs="B Nazanin"/>
          <w:sz w:val="24"/>
          <w:szCs w:val="24"/>
          <w:rtl/>
        </w:rPr>
        <w:t xml:space="preserve"> </w:t>
      </w:r>
      <w:r w:rsidRPr="00A9272B">
        <w:rPr>
          <w:rFonts w:cs="B Nazanin" w:hint="cs"/>
          <w:sz w:val="24"/>
          <w:szCs w:val="24"/>
          <w:rtl/>
        </w:rPr>
        <w:t>معوق،</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رتبه</w:t>
      </w:r>
      <w:r w:rsidRPr="00A9272B">
        <w:rPr>
          <w:rFonts w:cs="B Nazanin"/>
          <w:sz w:val="24"/>
          <w:szCs w:val="24"/>
          <w:rtl/>
        </w:rPr>
        <w:t xml:space="preserve"> </w:t>
      </w:r>
      <w:r w:rsidRPr="00A9272B">
        <w:rPr>
          <w:rFonts w:cs="B Nazanin" w:hint="cs"/>
          <w:sz w:val="24"/>
          <w:szCs w:val="24"/>
          <w:rtl/>
        </w:rPr>
        <w:t>پایین‌تری</w:t>
      </w:r>
      <w:r w:rsidRPr="00A9272B">
        <w:rPr>
          <w:rFonts w:cs="B Nazanin"/>
          <w:sz w:val="24"/>
          <w:szCs w:val="24"/>
          <w:rtl/>
        </w:rPr>
        <w:t xml:space="preserve"> </w:t>
      </w:r>
      <w:r w:rsidRPr="00A9272B">
        <w:rPr>
          <w:rFonts w:cs="B Nazanin" w:hint="cs"/>
          <w:sz w:val="24"/>
          <w:szCs w:val="24"/>
          <w:rtl/>
        </w:rPr>
        <w:t>قرار</w:t>
      </w:r>
      <w:r w:rsidRPr="00A9272B">
        <w:rPr>
          <w:rFonts w:cs="B Nazanin"/>
          <w:sz w:val="24"/>
          <w:szCs w:val="24"/>
          <w:rtl/>
        </w:rPr>
        <w:t xml:space="preserve"> </w:t>
      </w:r>
      <w:r w:rsidRPr="00A9272B">
        <w:rPr>
          <w:rFonts w:cs="B Nazanin" w:hint="cs"/>
          <w:sz w:val="24"/>
          <w:szCs w:val="24"/>
          <w:rtl/>
        </w:rPr>
        <w:t>گیرد</w:t>
      </w:r>
      <w:r w:rsidRPr="00A9272B">
        <w:rPr>
          <w:rFonts w:cs="B Nazanin"/>
          <w:sz w:val="24"/>
          <w:szCs w:val="24"/>
          <w:rtl/>
        </w:rPr>
        <w:t>.</w:t>
      </w:r>
    </w:p>
    <w:p w14:paraId="2D7DE70F" w14:textId="77777777" w:rsidR="001A560C" w:rsidRPr="001A560C" w:rsidRDefault="001A560C" w:rsidP="001A560C">
      <w:pPr>
        <w:bidi/>
        <w:jc w:val="both"/>
        <w:rPr>
          <w:rFonts w:cs="B Nazanin"/>
          <w:b/>
          <w:bCs/>
          <w:sz w:val="24"/>
          <w:szCs w:val="24"/>
        </w:rPr>
      </w:pPr>
      <w:r w:rsidRPr="001A560C">
        <w:rPr>
          <w:rFonts w:cs="B Nazanin" w:hint="cs"/>
          <w:b/>
          <w:bCs/>
          <w:sz w:val="24"/>
          <w:szCs w:val="24"/>
          <w:rtl/>
        </w:rPr>
        <w:t>چرا</w:t>
      </w:r>
      <w:r w:rsidRPr="001A560C">
        <w:rPr>
          <w:rFonts w:cs="B Nazanin"/>
          <w:b/>
          <w:bCs/>
          <w:sz w:val="24"/>
          <w:szCs w:val="24"/>
          <w:rtl/>
        </w:rPr>
        <w:t xml:space="preserve"> </w:t>
      </w:r>
      <w:r w:rsidRPr="001A560C">
        <w:rPr>
          <w:rFonts w:cs="B Nazanin" w:hint="cs"/>
          <w:b/>
          <w:bCs/>
          <w:sz w:val="24"/>
          <w:szCs w:val="24"/>
          <w:rtl/>
        </w:rPr>
        <w:t>اعتبارسنجی</w:t>
      </w:r>
      <w:r w:rsidRPr="001A560C">
        <w:rPr>
          <w:rFonts w:cs="B Nazanin"/>
          <w:b/>
          <w:bCs/>
          <w:sz w:val="24"/>
          <w:szCs w:val="24"/>
          <w:rtl/>
        </w:rPr>
        <w:t xml:space="preserve"> </w:t>
      </w:r>
      <w:r w:rsidRPr="001A560C">
        <w:rPr>
          <w:rFonts w:cs="B Nazanin" w:hint="cs"/>
          <w:b/>
          <w:bCs/>
          <w:sz w:val="24"/>
          <w:szCs w:val="24"/>
          <w:rtl/>
        </w:rPr>
        <w:t>برای</w:t>
      </w:r>
      <w:r w:rsidRPr="001A560C">
        <w:rPr>
          <w:rFonts w:cs="B Nazanin"/>
          <w:b/>
          <w:bCs/>
          <w:sz w:val="24"/>
          <w:szCs w:val="24"/>
          <w:rtl/>
        </w:rPr>
        <w:t xml:space="preserve"> </w:t>
      </w:r>
      <w:r w:rsidRPr="001A560C">
        <w:rPr>
          <w:rFonts w:cs="B Nazanin" w:hint="cs"/>
          <w:b/>
          <w:bCs/>
          <w:sz w:val="24"/>
          <w:szCs w:val="24"/>
          <w:rtl/>
        </w:rPr>
        <w:t>اقتصاد</w:t>
      </w:r>
      <w:r w:rsidRPr="001A560C">
        <w:rPr>
          <w:rFonts w:cs="B Nazanin"/>
          <w:b/>
          <w:bCs/>
          <w:sz w:val="24"/>
          <w:szCs w:val="24"/>
          <w:rtl/>
        </w:rPr>
        <w:t xml:space="preserve"> </w:t>
      </w:r>
      <w:r w:rsidRPr="001A560C">
        <w:rPr>
          <w:rFonts w:cs="B Nazanin" w:hint="cs"/>
          <w:b/>
          <w:bCs/>
          <w:sz w:val="24"/>
          <w:szCs w:val="24"/>
          <w:rtl/>
        </w:rPr>
        <w:t>کشور</w:t>
      </w:r>
      <w:r w:rsidRPr="001A560C">
        <w:rPr>
          <w:rFonts w:cs="B Nazanin"/>
          <w:b/>
          <w:bCs/>
          <w:sz w:val="24"/>
          <w:szCs w:val="24"/>
          <w:rtl/>
        </w:rPr>
        <w:t xml:space="preserve"> </w:t>
      </w:r>
      <w:r w:rsidRPr="001A560C">
        <w:rPr>
          <w:rFonts w:cs="B Nazanin" w:hint="cs"/>
          <w:b/>
          <w:bCs/>
          <w:sz w:val="24"/>
          <w:szCs w:val="24"/>
          <w:rtl/>
        </w:rPr>
        <w:t>حیاتی</w:t>
      </w:r>
      <w:r w:rsidRPr="001A560C">
        <w:rPr>
          <w:rFonts w:cs="B Nazanin"/>
          <w:b/>
          <w:bCs/>
          <w:sz w:val="24"/>
          <w:szCs w:val="24"/>
          <w:rtl/>
        </w:rPr>
        <w:t xml:space="preserve"> </w:t>
      </w:r>
      <w:r w:rsidRPr="001A560C">
        <w:rPr>
          <w:rFonts w:cs="B Nazanin" w:hint="cs"/>
          <w:b/>
          <w:bCs/>
          <w:sz w:val="24"/>
          <w:szCs w:val="24"/>
          <w:rtl/>
        </w:rPr>
        <w:t>است؟</w:t>
      </w:r>
    </w:p>
    <w:p w14:paraId="5215FD05" w14:textId="77777777" w:rsidR="001A560C" w:rsidRPr="00A9272B" w:rsidRDefault="001A560C" w:rsidP="001A560C">
      <w:pPr>
        <w:bidi/>
        <w:jc w:val="both"/>
        <w:rPr>
          <w:rFonts w:cs="B Nazanin"/>
          <w:sz w:val="24"/>
          <w:szCs w:val="24"/>
        </w:rPr>
      </w:pP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یک</w:t>
      </w:r>
      <w:r w:rsidRPr="00A9272B">
        <w:rPr>
          <w:rFonts w:cs="B Nazanin"/>
          <w:sz w:val="24"/>
          <w:szCs w:val="24"/>
          <w:rtl/>
        </w:rPr>
        <w:t xml:space="preserve"> </w:t>
      </w:r>
      <w:r w:rsidRPr="00A9272B">
        <w:rPr>
          <w:rFonts w:cs="B Nazanin" w:hint="cs"/>
          <w:sz w:val="24"/>
          <w:szCs w:val="24"/>
          <w:rtl/>
        </w:rPr>
        <w:t>اقتصاد</w:t>
      </w:r>
      <w:r w:rsidRPr="00A9272B">
        <w:rPr>
          <w:rFonts w:cs="B Nazanin"/>
          <w:sz w:val="24"/>
          <w:szCs w:val="24"/>
          <w:rtl/>
        </w:rPr>
        <w:t xml:space="preserve"> </w:t>
      </w:r>
      <w:r w:rsidRPr="00A9272B">
        <w:rPr>
          <w:rFonts w:cs="B Nazanin" w:hint="cs"/>
          <w:sz w:val="24"/>
          <w:szCs w:val="24"/>
          <w:rtl/>
        </w:rPr>
        <w:t>سالم،</w:t>
      </w:r>
      <w:r w:rsidRPr="00A9272B">
        <w:rPr>
          <w:rFonts w:cs="B Nazanin"/>
          <w:sz w:val="24"/>
          <w:szCs w:val="24"/>
          <w:rtl/>
        </w:rPr>
        <w:t xml:space="preserve"> </w:t>
      </w:r>
      <w:r w:rsidRPr="00A9272B">
        <w:rPr>
          <w:rFonts w:cs="B Nazanin" w:hint="cs"/>
          <w:sz w:val="24"/>
          <w:szCs w:val="24"/>
          <w:rtl/>
        </w:rPr>
        <w:t>منابع</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باید</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سمت</w:t>
      </w:r>
      <w:r w:rsidRPr="00A9272B">
        <w:rPr>
          <w:rFonts w:cs="B Nazanin"/>
          <w:sz w:val="24"/>
          <w:szCs w:val="24"/>
          <w:rtl/>
        </w:rPr>
        <w:t xml:space="preserve"> </w:t>
      </w:r>
      <w:r w:rsidRPr="00A9272B">
        <w:rPr>
          <w:rFonts w:cs="B Nazanin" w:hint="cs"/>
          <w:sz w:val="24"/>
          <w:szCs w:val="24"/>
          <w:rtl/>
        </w:rPr>
        <w:t>افراد</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بنگاه‌هایی</w:t>
      </w:r>
      <w:r w:rsidRPr="00A9272B">
        <w:rPr>
          <w:rFonts w:cs="B Nazanin"/>
          <w:sz w:val="24"/>
          <w:szCs w:val="24"/>
          <w:rtl/>
        </w:rPr>
        <w:t xml:space="preserve"> </w:t>
      </w:r>
      <w:r w:rsidRPr="00A9272B">
        <w:rPr>
          <w:rFonts w:cs="B Nazanin" w:hint="cs"/>
          <w:sz w:val="24"/>
          <w:szCs w:val="24"/>
          <w:rtl/>
        </w:rPr>
        <w:t>برود</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بیشترین</w:t>
      </w:r>
      <w:r w:rsidRPr="00A9272B">
        <w:rPr>
          <w:rFonts w:cs="B Nazanin"/>
          <w:sz w:val="24"/>
          <w:szCs w:val="24"/>
          <w:rtl/>
        </w:rPr>
        <w:t xml:space="preserve"> </w:t>
      </w:r>
      <w:r w:rsidRPr="00A9272B">
        <w:rPr>
          <w:rFonts w:cs="B Nazanin" w:hint="cs"/>
          <w:sz w:val="24"/>
          <w:szCs w:val="24"/>
          <w:rtl/>
        </w:rPr>
        <w:t>احتمال</w:t>
      </w:r>
      <w:r w:rsidRPr="00A9272B">
        <w:rPr>
          <w:rFonts w:cs="B Nazanin"/>
          <w:sz w:val="24"/>
          <w:szCs w:val="24"/>
          <w:rtl/>
        </w:rPr>
        <w:t xml:space="preserve"> </w:t>
      </w:r>
      <w:r w:rsidRPr="00A9272B">
        <w:rPr>
          <w:rFonts w:cs="B Nazanin" w:hint="cs"/>
          <w:sz w:val="24"/>
          <w:szCs w:val="24"/>
          <w:rtl/>
        </w:rPr>
        <w:t>بازپرداخت</w:t>
      </w:r>
      <w:r w:rsidRPr="00A9272B">
        <w:rPr>
          <w:rFonts w:cs="B Nazanin"/>
          <w:sz w:val="24"/>
          <w:szCs w:val="24"/>
          <w:rtl/>
        </w:rPr>
        <w:t xml:space="preserve"> </w:t>
      </w:r>
      <w:r w:rsidRPr="00A9272B">
        <w:rPr>
          <w:rFonts w:cs="B Nazanin" w:hint="cs"/>
          <w:sz w:val="24"/>
          <w:szCs w:val="24"/>
          <w:rtl/>
        </w:rPr>
        <w:t>را</w:t>
      </w:r>
      <w:r w:rsidRPr="00A9272B">
        <w:rPr>
          <w:rFonts w:cs="B Nazanin"/>
          <w:sz w:val="24"/>
          <w:szCs w:val="24"/>
          <w:rtl/>
        </w:rPr>
        <w:t xml:space="preserve"> </w:t>
      </w:r>
      <w:r w:rsidRPr="00A9272B">
        <w:rPr>
          <w:rFonts w:cs="B Nazanin" w:hint="cs"/>
          <w:sz w:val="24"/>
          <w:szCs w:val="24"/>
          <w:rtl/>
        </w:rPr>
        <w:t>دارند</w:t>
      </w:r>
      <w:r w:rsidRPr="00A9272B">
        <w:rPr>
          <w:rFonts w:cs="B Nazanin"/>
          <w:sz w:val="24"/>
          <w:szCs w:val="24"/>
          <w:rtl/>
        </w:rPr>
        <w:t xml:space="preserve">. </w:t>
      </w:r>
      <w:r w:rsidRPr="00A9272B">
        <w:rPr>
          <w:rFonts w:cs="B Nazanin" w:hint="cs"/>
          <w:sz w:val="24"/>
          <w:szCs w:val="24"/>
          <w:rtl/>
        </w:rPr>
        <w:t>اعتبارسنجی</w:t>
      </w:r>
      <w:r w:rsidRPr="00A9272B">
        <w:rPr>
          <w:rFonts w:cs="B Nazanin"/>
          <w:sz w:val="24"/>
          <w:szCs w:val="24"/>
          <w:rtl/>
        </w:rPr>
        <w:t xml:space="preserve"> </w:t>
      </w:r>
      <w:r w:rsidRPr="00A9272B">
        <w:rPr>
          <w:rFonts w:cs="B Nazanin" w:hint="cs"/>
          <w:sz w:val="24"/>
          <w:szCs w:val="24"/>
          <w:rtl/>
        </w:rPr>
        <w:t>دقیق،</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نظام</w:t>
      </w:r>
      <w:r w:rsidRPr="00A9272B">
        <w:rPr>
          <w:rFonts w:cs="B Nazanin"/>
          <w:sz w:val="24"/>
          <w:szCs w:val="24"/>
          <w:rtl/>
        </w:rPr>
        <w:t xml:space="preserve"> </w:t>
      </w:r>
      <w:r w:rsidRPr="00A9272B">
        <w:rPr>
          <w:rFonts w:cs="B Nazanin" w:hint="cs"/>
          <w:sz w:val="24"/>
          <w:szCs w:val="24"/>
          <w:rtl/>
        </w:rPr>
        <w:t>بانکی</w:t>
      </w:r>
      <w:r w:rsidRPr="00A9272B">
        <w:rPr>
          <w:rFonts w:cs="B Nazanin"/>
          <w:sz w:val="24"/>
          <w:szCs w:val="24"/>
          <w:rtl/>
        </w:rPr>
        <w:t xml:space="preserve"> </w:t>
      </w:r>
      <w:r w:rsidRPr="00A9272B">
        <w:rPr>
          <w:rFonts w:cs="B Nazanin" w:hint="cs"/>
          <w:sz w:val="24"/>
          <w:szCs w:val="24"/>
          <w:rtl/>
        </w:rPr>
        <w:t>کمک</w:t>
      </w:r>
      <w:r w:rsidRPr="00A9272B">
        <w:rPr>
          <w:rFonts w:cs="B Nazanin"/>
          <w:sz w:val="24"/>
          <w:szCs w:val="24"/>
          <w:rtl/>
        </w:rPr>
        <w:t xml:space="preserve"> </w:t>
      </w:r>
      <w:r w:rsidRPr="00A9272B">
        <w:rPr>
          <w:rFonts w:cs="B Nazanin" w:hint="cs"/>
          <w:sz w:val="24"/>
          <w:szCs w:val="24"/>
          <w:rtl/>
        </w:rPr>
        <w:t>می‌کند</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ریسک</w:t>
      </w:r>
      <w:r w:rsidRPr="00A9272B">
        <w:rPr>
          <w:rFonts w:cs="B Nazanin"/>
          <w:sz w:val="24"/>
          <w:szCs w:val="24"/>
          <w:rtl/>
        </w:rPr>
        <w:t xml:space="preserve"> </w:t>
      </w:r>
      <w:r w:rsidRPr="00A9272B">
        <w:rPr>
          <w:rFonts w:cs="B Nazanin" w:hint="cs"/>
          <w:sz w:val="24"/>
          <w:szCs w:val="24"/>
          <w:rtl/>
        </w:rPr>
        <w:t>تأخیر</w:t>
      </w:r>
      <w:r w:rsidRPr="00A9272B">
        <w:rPr>
          <w:rFonts w:cs="B Nazanin"/>
          <w:sz w:val="24"/>
          <w:szCs w:val="24"/>
          <w:rtl/>
        </w:rPr>
        <w:t xml:space="preserve"> </w:t>
      </w:r>
      <w:r w:rsidRPr="00A9272B">
        <w:rPr>
          <w:rFonts w:cs="B Nazanin" w:hint="cs"/>
          <w:sz w:val="24"/>
          <w:szCs w:val="24"/>
          <w:rtl/>
        </w:rPr>
        <w:t>مداوم</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بازپرداخت</w:t>
      </w:r>
      <w:r w:rsidRPr="00A9272B">
        <w:rPr>
          <w:rFonts w:cs="B Nazanin"/>
          <w:sz w:val="24"/>
          <w:szCs w:val="24"/>
          <w:rtl/>
        </w:rPr>
        <w:t xml:space="preserve"> </w:t>
      </w:r>
      <w:r w:rsidRPr="00A9272B">
        <w:rPr>
          <w:rFonts w:cs="B Nazanin" w:hint="cs"/>
          <w:sz w:val="24"/>
          <w:szCs w:val="24"/>
          <w:rtl/>
        </w:rPr>
        <w:t>اقساط</w:t>
      </w:r>
      <w:r w:rsidRPr="00A9272B">
        <w:rPr>
          <w:rFonts w:cs="B Nazanin"/>
          <w:sz w:val="24"/>
          <w:szCs w:val="24"/>
          <w:rtl/>
        </w:rPr>
        <w:t xml:space="preserve"> </w:t>
      </w:r>
      <w:r w:rsidRPr="00A9272B">
        <w:rPr>
          <w:rFonts w:cs="B Nazanin" w:hint="cs"/>
          <w:sz w:val="24"/>
          <w:szCs w:val="24"/>
          <w:rtl/>
        </w:rPr>
        <w:t>را</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حداقل</w:t>
      </w:r>
      <w:r w:rsidRPr="00A9272B">
        <w:rPr>
          <w:rFonts w:cs="B Nazanin"/>
          <w:sz w:val="24"/>
          <w:szCs w:val="24"/>
          <w:rtl/>
        </w:rPr>
        <w:t xml:space="preserve"> </w:t>
      </w:r>
      <w:r w:rsidRPr="00A9272B">
        <w:rPr>
          <w:rFonts w:cs="B Nazanin" w:hint="cs"/>
          <w:sz w:val="24"/>
          <w:szCs w:val="24"/>
          <w:rtl/>
        </w:rPr>
        <w:t>برساند</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عین</w:t>
      </w:r>
      <w:r w:rsidRPr="00A9272B">
        <w:rPr>
          <w:rFonts w:cs="B Nazanin"/>
          <w:sz w:val="24"/>
          <w:szCs w:val="24"/>
          <w:rtl/>
        </w:rPr>
        <w:t xml:space="preserve"> </w:t>
      </w:r>
      <w:r w:rsidRPr="00A9272B">
        <w:rPr>
          <w:rFonts w:cs="B Nazanin" w:hint="cs"/>
          <w:sz w:val="24"/>
          <w:szCs w:val="24"/>
          <w:rtl/>
        </w:rPr>
        <w:t>حال،</w:t>
      </w:r>
      <w:r w:rsidRPr="00A9272B">
        <w:rPr>
          <w:rFonts w:cs="B Nazanin"/>
          <w:sz w:val="24"/>
          <w:szCs w:val="24"/>
          <w:rtl/>
        </w:rPr>
        <w:t xml:space="preserve"> </w:t>
      </w:r>
      <w:r w:rsidRPr="00A9272B">
        <w:rPr>
          <w:rFonts w:cs="B Nazanin" w:hint="cs"/>
          <w:sz w:val="24"/>
          <w:szCs w:val="24"/>
          <w:rtl/>
        </w:rPr>
        <w:t>افراد</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شرکت‌های</w:t>
      </w:r>
      <w:r w:rsidRPr="00A9272B">
        <w:rPr>
          <w:rFonts w:cs="B Nazanin"/>
          <w:sz w:val="24"/>
          <w:szCs w:val="24"/>
          <w:rtl/>
        </w:rPr>
        <w:t xml:space="preserve"> </w:t>
      </w:r>
      <w:r w:rsidRPr="00A9272B">
        <w:rPr>
          <w:rFonts w:cs="B Nazanin" w:hint="cs"/>
          <w:sz w:val="24"/>
          <w:szCs w:val="24"/>
          <w:rtl/>
        </w:rPr>
        <w:t>خوش‌حساب</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مزایای</w:t>
      </w:r>
      <w:r w:rsidRPr="00A9272B">
        <w:rPr>
          <w:rFonts w:cs="B Nazanin"/>
          <w:sz w:val="24"/>
          <w:szCs w:val="24"/>
          <w:rtl/>
        </w:rPr>
        <w:t xml:space="preserve"> </w:t>
      </w:r>
      <w:r w:rsidRPr="00A9272B">
        <w:rPr>
          <w:rFonts w:cs="B Nazanin" w:hint="cs"/>
          <w:sz w:val="24"/>
          <w:szCs w:val="24"/>
          <w:rtl/>
        </w:rPr>
        <w:t>بیشتری</w:t>
      </w:r>
      <w:r w:rsidRPr="00A9272B">
        <w:rPr>
          <w:rFonts w:cs="B Nazanin"/>
          <w:sz w:val="24"/>
          <w:szCs w:val="24"/>
          <w:rtl/>
        </w:rPr>
        <w:t xml:space="preserve"> </w:t>
      </w:r>
      <w:r w:rsidRPr="00A9272B">
        <w:rPr>
          <w:rFonts w:cs="B Nazanin" w:hint="cs"/>
          <w:sz w:val="24"/>
          <w:szCs w:val="24"/>
          <w:rtl/>
        </w:rPr>
        <w:t>مانند</w:t>
      </w:r>
      <w:r w:rsidRPr="00A9272B">
        <w:rPr>
          <w:rFonts w:cs="B Nazanin"/>
          <w:sz w:val="24"/>
          <w:szCs w:val="24"/>
          <w:rtl/>
        </w:rPr>
        <w:t xml:space="preserve"> </w:t>
      </w:r>
      <w:r w:rsidRPr="00A9272B">
        <w:rPr>
          <w:rFonts w:cs="B Nazanin" w:hint="cs"/>
          <w:sz w:val="24"/>
          <w:szCs w:val="24"/>
          <w:rtl/>
        </w:rPr>
        <w:t>دریافت</w:t>
      </w:r>
      <w:r w:rsidRPr="00A9272B">
        <w:rPr>
          <w:rFonts w:cs="B Nazanin"/>
          <w:sz w:val="24"/>
          <w:szCs w:val="24"/>
          <w:rtl/>
        </w:rPr>
        <w:t xml:space="preserve"> </w:t>
      </w:r>
      <w:r w:rsidRPr="00A9272B">
        <w:rPr>
          <w:rFonts w:cs="B Nazanin" w:hint="cs"/>
          <w:sz w:val="24"/>
          <w:szCs w:val="24"/>
          <w:rtl/>
        </w:rPr>
        <w:t>تسهیلات،</w:t>
      </w:r>
      <w:r w:rsidRPr="00A9272B">
        <w:rPr>
          <w:rFonts w:cs="B Nazanin"/>
          <w:sz w:val="24"/>
          <w:szCs w:val="24"/>
          <w:rtl/>
        </w:rPr>
        <w:t xml:space="preserve"> </w:t>
      </w:r>
      <w:r w:rsidRPr="00A9272B">
        <w:rPr>
          <w:rFonts w:cs="B Nazanin" w:hint="cs"/>
          <w:sz w:val="24"/>
          <w:szCs w:val="24"/>
          <w:rtl/>
        </w:rPr>
        <w:t>کارت</w:t>
      </w:r>
      <w:r w:rsidRPr="00A9272B">
        <w:rPr>
          <w:rFonts w:cs="B Nazanin"/>
          <w:sz w:val="24"/>
          <w:szCs w:val="24"/>
          <w:rtl/>
        </w:rPr>
        <w:t xml:space="preserve"> </w:t>
      </w:r>
      <w:r w:rsidRPr="00A9272B">
        <w:rPr>
          <w:rFonts w:cs="B Nazanin" w:hint="cs"/>
          <w:sz w:val="24"/>
          <w:szCs w:val="24"/>
          <w:rtl/>
        </w:rPr>
        <w:t>اعتباری،</w:t>
      </w:r>
      <w:r w:rsidRPr="00A9272B">
        <w:rPr>
          <w:rFonts w:cs="B Nazanin"/>
          <w:sz w:val="24"/>
          <w:szCs w:val="24"/>
          <w:rtl/>
        </w:rPr>
        <w:t xml:space="preserve"> </w:t>
      </w:r>
      <w:r w:rsidRPr="00A9272B">
        <w:rPr>
          <w:rFonts w:cs="B Nazanin" w:hint="cs"/>
          <w:sz w:val="24"/>
          <w:szCs w:val="24"/>
          <w:rtl/>
        </w:rPr>
        <w:t>خرید</w:t>
      </w:r>
      <w:r w:rsidRPr="00A9272B">
        <w:rPr>
          <w:rFonts w:cs="B Nazanin"/>
          <w:sz w:val="24"/>
          <w:szCs w:val="24"/>
          <w:rtl/>
        </w:rPr>
        <w:t xml:space="preserve"> </w:t>
      </w:r>
      <w:r w:rsidRPr="00A9272B">
        <w:rPr>
          <w:rFonts w:cs="B Nazanin" w:hint="cs"/>
          <w:sz w:val="24"/>
          <w:szCs w:val="24"/>
          <w:rtl/>
        </w:rPr>
        <w:t>اقساطی،</w:t>
      </w:r>
      <w:r w:rsidRPr="00A9272B">
        <w:rPr>
          <w:rFonts w:cs="B Nazanin"/>
          <w:sz w:val="24"/>
          <w:szCs w:val="24"/>
          <w:rtl/>
        </w:rPr>
        <w:t xml:space="preserve"> </w:t>
      </w:r>
      <w:r w:rsidRPr="00A9272B">
        <w:rPr>
          <w:rFonts w:cs="B Nazanin" w:hint="cs"/>
          <w:sz w:val="24"/>
          <w:szCs w:val="24"/>
          <w:rtl/>
        </w:rPr>
        <w:t>صدور</w:t>
      </w:r>
      <w:r w:rsidRPr="00A9272B">
        <w:rPr>
          <w:rFonts w:cs="B Nazanin"/>
          <w:sz w:val="24"/>
          <w:szCs w:val="24"/>
          <w:rtl/>
        </w:rPr>
        <w:t xml:space="preserve"> </w:t>
      </w:r>
      <w:r w:rsidRPr="00A9272B">
        <w:rPr>
          <w:rFonts w:cs="B Nazanin" w:hint="cs"/>
          <w:sz w:val="24"/>
          <w:szCs w:val="24"/>
          <w:rtl/>
        </w:rPr>
        <w:t>چک</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سایر</w:t>
      </w:r>
      <w:r w:rsidRPr="00A9272B">
        <w:rPr>
          <w:rFonts w:cs="B Nazanin"/>
          <w:sz w:val="24"/>
          <w:szCs w:val="24"/>
          <w:rtl/>
        </w:rPr>
        <w:t xml:space="preserve"> </w:t>
      </w:r>
      <w:r w:rsidRPr="00A9272B">
        <w:rPr>
          <w:rFonts w:cs="B Nazanin" w:hint="cs"/>
          <w:sz w:val="24"/>
          <w:szCs w:val="24"/>
          <w:rtl/>
        </w:rPr>
        <w:t>خدمات</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بهره‌مند</w:t>
      </w:r>
      <w:r w:rsidRPr="00A9272B">
        <w:rPr>
          <w:rFonts w:cs="B Nazanin"/>
          <w:sz w:val="24"/>
          <w:szCs w:val="24"/>
          <w:rtl/>
        </w:rPr>
        <w:t xml:space="preserve"> </w:t>
      </w:r>
      <w:r w:rsidRPr="00A9272B">
        <w:rPr>
          <w:rFonts w:cs="B Nazanin" w:hint="cs"/>
          <w:sz w:val="24"/>
          <w:szCs w:val="24"/>
          <w:rtl/>
        </w:rPr>
        <w:t>می‌شوند</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یعنی</w:t>
      </w:r>
      <w:r w:rsidRPr="00A9272B">
        <w:rPr>
          <w:rFonts w:cs="B Nazanin"/>
          <w:sz w:val="24"/>
          <w:szCs w:val="24"/>
          <w:rtl/>
        </w:rPr>
        <w:t xml:space="preserve"> </w:t>
      </w:r>
      <w:r w:rsidRPr="00A9272B">
        <w:rPr>
          <w:rFonts w:cs="B Nazanin" w:hint="cs"/>
          <w:sz w:val="24"/>
          <w:szCs w:val="24"/>
          <w:rtl/>
        </w:rPr>
        <w:t>نه‌تنها</w:t>
      </w:r>
      <w:r w:rsidRPr="00A9272B">
        <w:rPr>
          <w:rFonts w:cs="B Nazanin"/>
          <w:sz w:val="24"/>
          <w:szCs w:val="24"/>
          <w:rtl/>
        </w:rPr>
        <w:t xml:space="preserve"> </w:t>
      </w:r>
      <w:r w:rsidRPr="00A9272B">
        <w:rPr>
          <w:rFonts w:cs="B Nazanin" w:hint="cs"/>
          <w:sz w:val="24"/>
          <w:szCs w:val="24"/>
          <w:rtl/>
        </w:rPr>
        <w:t>عدالت</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توزیع</w:t>
      </w:r>
      <w:r w:rsidRPr="00A9272B">
        <w:rPr>
          <w:rFonts w:cs="B Nazanin"/>
          <w:sz w:val="24"/>
          <w:szCs w:val="24"/>
          <w:rtl/>
        </w:rPr>
        <w:t xml:space="preserve"> </w:t>
      </w:r>
      <w:r w:rsidRPr="00A9272B">
        <w:rPr>
          <w:rFonts w:cs="B Nazanin" w:hint="cs"/>
          <w:sz w:val="24"/>
          <w:szCs w:val="24"/>
          <w:rtl/>
        </w:rPr>
        <w:t>منابع</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افزایش</w:t>
      </w:r>
      <w:r w:rsidRPr="00A9272B">
        <w:rPr>
          <w:rFonts w:cs="B Nazanin"/>
          <w:sz w:val="24"/>
          <w:szCs w:val="24"/>
          <w:rtl/>
        </w:rPr>
        <w:t xml:space="preserve"> </w:t>
      </w:r>
      <w:r w:rsidRPr="00A9272B">
        <w:rPr>
          <w:rFonts w:cs="B Nazanin" w:hint="cs"/>
          <w:sz w:val="24"/>
          <w:szCs w:val="24"/>
          <w:rtl/>
        </w:rPr>
        <w:t>می‌یابد،</w:t>
      </w:r>
      <w:r w:rsidRPr="00A9272B">
        <w:rPr>
          <w:rFonts w:cs="B Nazanin"/>
          <w:sz w:val="24"/>
          <w:szCs w:val="24"/>
          <w:rtl/>
        </w:rPr>
        <w:t xml:space="preserve"> </w:t>
      </w:r>
      <w:r w:rsidRPr="00A9272B">
        <w:rPr>
          <w:rFonts w:cs="B Nazanin" w:hint="cs"/>
          <w:sz w:val="24"/>
          <w:szCs w:val="24"/>
          <w:rtl/>
        </w:rPr>
        <w:t>بلکه</w:t>
      </w:r>
      <w:r w:rsidRPr="00A9272B">
        <w:rPr>
          <w:rFonts w:cs="B Nazanin"/>
          <w:sz w:val="24"/>
          <w:szCs w:val="24"/>
          <w:rtl/>
        </w:rPr>
        <w:t xml:space="preserve"> </w:t>
      </w:r>
      <w:r w:rsidRPr="00A9272B">
        <w:rPr>
          <w:rFonts w:cs="B Nazanin" w:hint="cs"/>
          <w:sz w:val="24"/>
          <w:szCs w:val="24"/>
          <w:rtl/>
        </w:rPr>
        <w:t>فرهنگ</w:t>
      </w:r>
      <w:r w:rsidRPr="00A9272B">
        <w:rPr>
          <w:rFonts w:cs="B Nazanin"/>
          <w:sz w:val="24"/>
          <w:szCs w:val="24"/>
          <w:rtl/>
        </w:rPr>
        <w:t xml:space="preserve"> </w:t>
      </w:r>
      <w:r w:rsidRPr="00A9272B">
        <w:rPr>
          <w:rFonts w:cs="B Nazanin" w:hint="cs"/>
          <w:sz w:val="24"/>
          <w:szCs w:val="24"/>
          <w:rtl/>
        </w:rPr>
        <w:t>درست</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هم</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جامعه</w:t>
      </w:r>
      <w:r w:rsidRPr="00A9272B">
        <w:rPr>
          <w:rFonts w:cs="B Nazanin"/>
          <w:sz w:val="24"/>
          <w:szCs w:val="24"/>
          <w:rtl/>
        </w:rPr>
        <w:t xml:space="preserve"> </w:t>
      </w:r>
      <w:r w:rsidRPr="00A9272B">
        <w:rPr>
          <w:rFonts w:cs="B Nazanin" w:hint="cs"/>
          <w:sz w:val="24"/>
          <w:szCs w:val="24"/>
          <w:rtl/>
        </w:rPr>
        <w:t>نهادینه</w:t>
      </w:r>
      <w:r w:rsidRPr="00A9272B">
        <w:rPr>
          <w:rFonts w:cs="B Nazanin"/>
          <w:sz w:val="24"/>
          <w:szCs w:val="24"/>
          <w:rtl/>
        </w:rPr>
        <w:t xml:space="preserve"> </w:t>
      </w:r>
      <w:r w:rsidRPr="00A9272B">
        <w:rPr>
          <w:rFonts w:cs="B Nazanin" w:hint="cs"/>
          <w:sz w:val="24"/>
          <w:szCs w:val="24"/>
          <w:rtl/>
        </w:rPr>
        <w:t>می‌شود</w:t>
      </w:r>
      <w:r w:rsidRPr="00A9272B">
        <w:rPr>
          <w:rFonts w:cs="B Nazanin"/>
          <w:sz w:val="24"/>
          <w:szCs w:val="24"/>
          <w:rtl/>
        </w:rPr>
        <w:t>.</w:t>
      </w:r>
    </w:p>
    <w:p w14:paraId="66D06D94" w14:textId="77777777" w:rsidR="001A560C" w:rsidRPr="001A560C" w:rsidRDefault="001A560C" w:rsidP="001A560C">
      <w:pPr>
        <w:bidi/>
        <w:jc w:val="both"/>
        <w:rPr>
          <w:rFonts w:cs="B Nazanin"/>
          <w:b/>
          <w:bCs/>
          <w:sz w:val="24"/>
          <w:szCs w:val="24"/>
        </w:rPr>
      </w:pPr>
      <w:r w:rsidRPr="001A560C">
        <w:rPr>
          <w:rFonts w:cs="B Nazanin" w:hint="cs"/>
          <w:b/>
          <w:bCs/>
          <w:sz w:val="24"/>
          <w:szCs w:val="24"/>
          <w:rtl/>
        </w:rPr>
        <w:t>ماجرای</w:t>
      </w:r>
      <w:r w:rsidRPr="001A560C">
        <w:rPr>
          <w:rFonts w:cs="B Nazanin"/>
          <w:b/>
          <w:bCs/>
          <w:sz w:val="24"/>
          <w:szCs w:val="24"/>
          <w:rtl/>
        </w:rPr>
        <w:t xml:space="preserve"> </w:t>
      </w:r>
      <w:r w:rsidRPr="001A560C">
        <w:rPr>
          <w:rFonts w:cs="B Nazanin" w:hint="cs"/>
          <w:b/>
          <w:bCs/>
          <w:sz w:val="24"/>
          <w:szCs w:val="24"/>
          <w:rtl/>
        </w:rPr>
        <w:t>مدل‌های</w:t>
      </w:r>
      <w:r w:rsidRPr="001A560C">
        <w:rPr>
          <w:rFonts w:cs="B Nazanin"/>
          <w:b/>
          <w:bCs/>
          <w:sz w:val="24"/>
          <w:szCs w:val="24"/>
          <w:rtl/>
        </w:rPr>
        <w:t xml:space="preserve"> </w:t>
      </w:r>
      <w:r w:rsidRPr="001A560C">
        <w:rPr>
          <w:rFonts w:cs="B Nazanin" w:hint="cs"/>
          <w:b/>
          <w:bCs/>
          <w:sz w:val="24"/>
          <w:szCs w:val="24"/>
          <w:rtl/>
        </w:rPr>
        <w:t>اعتبارسنجی؛</w:t>
      </w:r>
      <w:r w:rsidRPr="001A560C">
        <w:rPr>
          <w:rFonts w:cs="B Nazanin"/>
          <w:b/>
          <w:bCs/>
          <w:sz w:val="24"/>
          <w:szCs w:val="24"/>
          <w:rtl/>
        </w:rPr>
        <w:t xml:space="preserve"> </w:t>
      </w:r>
      <w:r w:rsidRPr="001A560C">
        <w:rPr>
          <w:rFonts w:cs="B Nazanin" w:hint="cs"/>
          <w:b/>
          <w:bCs/>
          <w:sz w:val="24"/>
          <w:szCs w:val="24"/>
          <w:rtl/>
        </w:rPr>
        <w:t>از</w:t>
      </w:r>
      <w:r w:rsidRPr="001A560C">
        <w:rPr>
          <w:rFonts w:cs="B Nazanin"/>
          <w:b/>
          <w:bCs/>
          <w:sz w:val="24"/>
          <w:szCs w:val="24"/>
          <w:rtl/>
        </w:rPr>
        <w:t xml:space="preserve"> </w:t>
      </w:r>
      <w:r w:rsidRPr="001A560C">
        <w:rPr>
          <w:rFonts w:cs="B Nazanin" w:hint="cs"/>
          <w:b/>
          <w:bCs/>
          <w:sz w:val="24"/>
          <w:szCs w:val="24"/>
          <w:rtl/>
        </w:rPr>
        <w:t>بین‌المللی</w:t>
      </w:r>
      <w:r w:rsidRPr="001A560C">
        <w:rPr>
          <w:rFonts w:cs="B Nazanin"/>
          <w:b/>
          <w:bCs/>
          <w:sz w:val="24"/>
          <w:szCs w:val="24"/>
          <w:rtl/>
        </w:rPr>
        <w:t xml:space="preserve"> </w:t>
      </w:r>
      <w:r w:rsidRPr="001A560C">
        <w:rPr>
          <w:rFonts w:cs="B Nazanin" w:hint="cs"/>
          <w:b/>
          <w:bCs/>
          <w:sz w:val="24"/>
          <w:szCs w:val="24"/>
          <w:rtl/>
        </w:rPr>
        <w:t>تا</w:t>
      </w:r>
      <w:r w:rsidRPr="001A560C">
        <w:rPr>
          <w:rFonts w:cs="B Nazanin"/>
          <w:b/>
          <w:bCs/>
          <w:sz w:val="24"/>
          <w:szCs w:val="24"/>
          <w:rtl/>
        </w:rPr>
        <w:t xml:space="preserve"> </w:t>
      </w:r>
      <w:r w:rsidRPr="001A560C">
        <w:rPr>
          <w:rFonts w:cs="B Nazanin" w:hint="cs"/>
          <w:b/>
          <w:bCs/>
          <w:sz w:val="24"/>
          <w:szCs w:val="24"/>
          <w:rtl/>
        </w:rPr>
        <w:t>بومی</w:t>
      </w:r>
    </w:p>
    <w:p w14:paraId="1B55FA52" w14:textId="623F5A70" w:rsidR="001A560C" w:rsidRPr="00A9272B" w:rsidRDefault="001A560C" w:rsidP="001A560C">
      <w:pPr>
        <w:bidi/>
        <w:jc w:val="both"/>
        <w:rPr>
          <w:rFonts w:cs="B Nazanin"/>
          <w:sz w:val="24"/>
          <w:szCs w:val="24"/>
        </w:rPr>
      </w:pP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سال</w:t>
      </w:r>
      <w:r w:rsidRPr="00A9272B">
        <w:rPr>
          <w:rFonts w:cs="B Nazanin"/>
          <w:sz w:val="24"/>
          <w:szCs w:val="24"/>
          <w:rtl/>
        </w:rPr>
        <w:t xml:space="preserve"> </w:t>
      </w:r>
      <w:r w:rsidRPr="00A9272B">
        <w:rPr>
          <w:rFonts w:cs="B Nazanin"/>
          <w:sz w:val="24"/>
          <w:szCs w:val="24"/>
          <w:rtl/>
          <w:lang w:bidi="fa-IR"/>
        </w:rPr>
        <w:t>۱۳۹۵</w:t>
      </w:r>
      <w:r w:rsidRPr="00A9272B">
        <w:rPr>
          <w:rFonts w:cs="B Nazanin" w:hint="cs"/>
          <w:sz w:val="24"/>
          <w:szCs w:val="24"/>
          <w:rtl/>
        </w:rPr>
        <w:t>،</w:t>
      </w:r>
      <w:r w:rsidRPr="00A9272B">
        <w:rPr>
          <w:rFonts w:cs="B Nazanin"/>
          <w:sz w:val="24"/>
          <w:szCs w:val="24"/>
          <w:rtl/>
        </w:rPr>
        <w:t xml:space="preserve"> </w:t>
      </w:r>
      <w:r w:rsidRPr="00A9272B">
        <w:rPr>
          <w:rFonts w:cs="B Nazanin" w:hint="cs"/>
          <w:sz w:val="24"/>
          <w:szCs w:val="24"/>
          <w:rtl/>
        </w:rPr>
        <w:t>نسخه</w:t>
      </w:r>
      <w:r w:rsidRPr="00A9272B">
        <w:rPr>
          <w:rFonts w:cs="B Nazanin"/>
          <w:sz w:val="24"/>
          <w:szCs w:val="24"/>
          <w:rtl/>
        </w:rPr>
        <w:t xml:space="preserve"> </w:t>
      </w:r>
      <w:r w:rsidRPr="00A9272B">
        <w:rPr>
          <w:rFonts w:cs="B Nazanin" w:hint="cs"/>
          <w:sz w:val="24"/>
          <w:szCs w:val="24"/>
          <w:rtl/>
        </w:rPr>
        <w:t>اول</w:t>
      </w:r>
      <w:r w:rsidRPr="00A9272B">
        <w:rPr>
          <w:rFonts w:cs="B Nazanin"/>
          <w:sz w:val="24"/>
          <w:szCs w:val="24"/>
          <w:rtl/>
        </w:rPr>
        <w:t xml:space="preserve"> </w:t>
      </w:r>
      <w:r w:rsidRPr="00A9272B">
        <w:rPr>
          <w:rFonts w:cs="B Nazanin" w:hint="cs"/>
          <w:sz w:val="24"/>
          <w:szCs w:val="24"/>
          <w:rtl/>
        </w:rPr>
        <w:t>مدل</w:t>
      </w:r>
      <w:r w:rsidRPr="00A9272B">
        <w:rPr>
          <w:rFonts w:cs="B Nazanin"/>
          <w:sz w:val="24"/>
          <w:szCs w:val="24"/>
          <w:rtl/>
        </w:rPr>
        <w:t xml:space="preserve"> </w:t>
      </w:r>
      <w:r w:rsidRPr="00A9272B">
        <w:rPr>
          <w:rFonts w:cs="B Nazanin" w:hint="cs"/>
          <w:sz w:val="24"/>
          <w:szCs w:val="24"/>
          <w:rtl/>
        </w:rPr>
        <w:t>پیش‌بینی</w:t>
      </w:r>
      <w:r w:rsidRPr="00A9272B">
        <w:rPr>
          <w:rFonts w:cs="B Nazanin"/>
          <w:sz w:val="24"/>
          <w:szCs w:val="24"/>
          <w:rtl/>
        </w:rPr>
        <w:t xml:space="preserve"> </w:t>
      </w:r>
      <w:r w:rsidRPr="00A9272B">
        <w:rPr>
          <w:rFonts w:cs="B Nazanin" w:hint="cs"/>
          <w:sz w:val="24"/>
          <w:szCs w:val="24"/>
          <w:rtl/>
        </w:rPr>
        <w:t>احتمال</w:t>
      </w:r>
      <w:r w:rsidRPr="00A9272B">
        <w:rPr>
          <w:rFonts w:cs="B Nazanin"/>
          <w:sz w:val="24"/>
          <w:szCs w:val="24"/>
          <w:rtl/>
        </w:rPr>
        <w:t xml:space="preserve"> </w:t>
      </w:r>
      <w:r w:rsidRPr="00A9272B">
        <w:rPr>
          <w:rFonts w:cs="B Nazanin" w:hint="cs"/>
          <w:sz w:val="24"/>
          <w:szCs w:val="24"/>
          <w:rtl/>
        </w:rPr>
        <w:t>نکول</w:t>
      </w:r>
      <w:r w:rsidRPr="00A9272B">
        <w:rPr>
          <w:rFonts w:cs="B Nazanin"/>
          <w:sz w:val="24"/>
          <w:szCs w:val="24"/>
          <w:rtl/>
        </w:rPr>
        <w:t xml:space="preserve"> </w:t>
      </w:r>
      <w:r w:rsidRPr="00A9272B">
        <w:rPr>
          <w:rFonts w:cs="B Nazanin" w:hint="cs"/>
          <w:sz w:val="24"/>
          <w:szCs w:val="24"/>
          <w:rtl/>
        </w:rPr>
        <w:t>اشخاص</w:t>
      </w:r>
      <w:r w:rsidRPr="00A9272B">
        <w:rPr>
          <w:rFonts w:cs="B Nazanin"/>
          <w:sz w:val="24"/>
          <w:szCs w:val="24"/>
          <w:rtl/>
        </w:rPr>
        <w:t xml:space="preserve"> </w:t>
      </w:r>
      <w:r w:rsidRPr="00A9272B">
        <w:rPr>
          <w:rFonts w:cs="B Nazanin" w:hint="cs"/>
          <w:sz w:val="24"/>
          <w:szCs w:val="24"/>
          <w:rtl/>
        </w:rPr>
        <w:t>حقیقی،</w:t>
      </w:r>
      <w:r w:rsidRPr="00A9272B">
        <w:rPr>
          <w:rFonts w:cs="B Nazanin"/>
          <w:sz w:val="24"/>
          <w:szCs w:val="24"/>
          <w:rtl/>
        </w:rPr>
        <w:t xml:space="preserve"> </w:t>
      </w:r>
      <w:r w:rsidRPr="00A9272B">
        <w:rPr>
          <w:rFonts w:cs="B Nazanin" w:hint="cs"/>
          <w:sz w:val="24"/>
          <w:szCs w:val="24"/>
          <w:rtl/>
        </w:rPr>
        <w:t>با</w:t>
      </w:r>
      <w:r w:rsidRPr="00A9272B">
        <w:rPr>
          <w:rFonts w:cs="B Nazanin"/>
          <w:sz w:val="24"/>
          <w:szCs w:val="24"/>
          <w:rtl/>
        </w:rPr>
        <w:t xml:space="preserve"> </w:t>
      </w:r>
      <w:r w:rsidRPr="00A9272B">
        <w:rPr>
          <w:rFonts w:cs="B Nazanin" w:hint="cs"/>
          <w:sz w:val="24"/>
          <w:szCs w:val="24"/>
          <w:rtl/>
        </w:rPr>
        <w:t>همکاری</w:t>
      </w:r>
      <w:r w:rsidRPr="00A9272B">
        <w:rPr>
          <w:rFonts w:cs="B Nazanin"/>
          <w:sz w:val="24"/>
          <w:szCs w:val="24"/>
          <w:rtl/>
        </w:rPr>
        <w:t xml:space="preserve"> </w:t>
      </w:r>
      <w:r w:rsidRPr="00A9272B">
        <w:rPr>
          <w:rFonts w:cs="B Nazanin" w:hint="cs"/>
          <w:sz w:val="24"/>
          <w:szCs w:val="24"/>
          <w:rtl/>
        </w:rPr>
        <w:t>شرکت</w:t>
      </w:r>
      <w:r w:rsidRPr="00A9272B">
        <w:rPr>
          <w:rFonts w:cs="B Nazanin"/>
          <w:sz w:val="24"/>
          <w:szCs w:val="24"/>
          <w:rtl/>
        </w:rPr>
        <w:t xml:space="preserve"> </w:t>
      </w:r>
      <w:r w:rsidRPr="00A9272B">
        <w:rPr>
          <w:rFonts w:cs="B Nazanin" w:hint="cs"/>
          <w:sz w:val="24"/>
          <w:szCs w:val="24"/>
          <w:rtl/>
        </w:rPr>
        <w:t>بین‌المللی</w:t>
      </w:r>
      <w:r w:rsidRPr="00A9272B">
        <w:rPr>
          <w:rFonts w:cs="B Nazanin"/>
          <w:sz w:val="24"/>
          <w:szCs w:val="24"/>
          <w:rtl/>
        </w:rPr>
        <w:t xml:space="preserve"> </w:t>
      </w:r>
      <w:r w:rsidRPr="00A9272B">
        <w:rPr>
          <w:rFonts w:cs="B Nazanin" w:hint="cs"/>
          <w:sz w:val="24"/>
          <w:szCs w:val="24"/>
          <w:rtl/>
        </w:rPr>
        <w:t>کردیت</w:t>
      </w:r>
      <w:r w:rsidRPr="00A9272B">
        <w:rPr>
          <w:rFonts w:cs="B Nazanin"/>
          <w:sz w:val="24"/>
          <w:szCs w:val="24"/>
          <w:rtl/>
        </w:rPr>
        <w:t xml:space="preserve"> </w:t>
      </w:r>
      <w:r w:rsidRPr="00A9272B">
        <w:rPr>
          <w:rFonts w:cs="B Nazanin" w:hint="cs"/>
          <w:sz w:val="24"/>
          <w:szCs w:val="24"/>
          <w:rtl/>
        </w:rPr>
        <w:t>اینفو</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ایران</w:t>
      </w:r>
      <w:r w:rsidRPr="00A9272B">
        <w:rPr>
          <w:rFonts w:cs="B Nazanin"/>
          <w:sz w:val="24"/>
          <w:szCs w:val="24"/>
          <w:rtl/>
        </w:rPr>
        <w:t xml:space="preserve"> </w:t>
      </w:r>
      <w:r w:rsidRPr="00A9272B">
        <w:rPr>
          <w:rFonts w:cs="B Nazanin" w:hint="cs"/>
          <w:sz w:val="24"/>
          <w:szCs w:val="24"/>
          <w:rtl/>
        </w:rPr>
        <w:t>راه‌اندازی</w:t>
      </w:r>
      <w:r w:rsidRPr="00A9272B">
        <w:rPr>
          <w:rFonts w:cs="B Nazanin"/>
          <w:sz w:val="24"/>
          <w:szCs w:val="24"/>
          <w:rtl/>
        </w:rPr>
        <w:t xml:space="preserve"> </w:t>
      </w:r>
      <w:r w:rsidRPr="00A9272B">
        <w:rPr>
          <w:rFonts w:cs="B Nazanin" w:hint="cs"/>
          <w:sz w:val="24"/>
          <w:szCs w:val="24"/>
          <w:rtl/>
        </w:rPr>
        <w:t>شد</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مدل</w:t>
      </w:r>
      <w:r w:rsidRPr="00A9272B">
        <w:rPr>
          <w:rFonts w:cs="B Nazanin"/>
          <w:sz w:val="24"/>
          <w:szCs w:val="24"/>
          <w:rtl/>
        </w:rPr>
        <w:t xml:space="preserve"> </w:t>
      </w:r>
      <w:r w:rsidRPr="00A9272B">
        <w:rPr>
          <w:rFonts w:cs="B Nazanin" w:hint="cs"/>
          <w:sz w:val="24"/>
          <w:szCs w:val="24"/>
          <w:rtl/>
        </w:rPr>
        <w:t>تا</w:t>
      </w:r>
      <w:r w:rsidRPr="00A9272B">
        <w:rPr>
          <w:rFonts w:cs="B Nazanin"/>
          <w:sz w:val="24"/>
          <w:szCs w:val="24"/>
          <w:rtl/>
        </w:rPr>
        <w:t xml:space="preserve"> </w:t>
      </w:r>
      <w:r w:rsidRPr="00A9272B">
        <w:rPr>
          <w:rFonts w:cs="B Nazanin" w:hint="cs"/>
          <w:sz w:val="24"/>
          <w:szCs w:val="24"/>
          <w:rtl/>
        </w:rPr>
        <w:t>شش</w:t>
      </w:r>
      <w:r w:rsidRPr="00A9272B">
        <w:rPr>
          <w:rFonts w:cs="B Nazanin"/>
          <w:sz w:val="24"/>
          <w:szCs w:val="24"/>
          <w:rtl/>
        </w:rPr>
        <w:t xml:space="preserve"> </w:t>
      </w:r>
      <w:r w:rsidRPr="00A9272B">
        <w:rPr>
          <w:rFonts w:cs="B Nazanin" w:hint="cs"/>
          <w:sz w:val="24"/>
          <w:szCs w:val="24"/>
          <w:rtl/>
        </w:rPr>
        <w:t>سال</w:t>
      </w:r>
      <w:r w:rsidRPr="00A9272B">
        <w:rPr>
          <w:rFonts w:cs="B Nazanin"/>
          <w:sz w:val="24"/>
          <w:szCs w:val="24"/>
          <w:rtl/>
        </w:rPr>
        <w:t xml:space="preserve"> </w:t>
      </w:r>
      <w:r w:rsidRPr="00A9272B">
        <w:rPr>
          <w:rFonts w:cs="B Nazanin" w:hint="cs"/>
          <w:sz w:val="24"/>
          <w:szCs w:val="24"/>
          <w:rtl/>
        </w:rPr>
        <w:t>مورد</w:t>
      </w:r>
      <w:r w:rsidRPr="00A9272B">
        <w:rPr>
          <w:rFonts w:cs="B Nazanin"/>
          <w:sz w:val="24"/>
          <w:szCs w:val="24"/>
          <w:rtl/>
        </w:rPr>
        <w:t xml:space="preserve"> </w:t>
      </w:r>
      <w:r w:rsidRPr="00A9272B">
        <w:rPr>
          <w:rFonts w:cs="B Nazanin" w:hint="cs"/>
          <w:sz w:val="24"/>
          <w:szCs w:val="24"/>
          <w:rtl/>
        </w:rPr>
        <w:t>استفاده</w:t>
      </w:r>
      <w:r w:rsidRPr="00A9272B">
        <w:rPr>
          <w:rFonts w:cs="B Nazanin"/>
          <w:sz w:val="24"/>
          <w:szCs w:val="24"/>
          <w:rtl/>
        </w:rPr>
        <w:t xml:space="preserve"> </w:t>
      </w:r>
      <w:r w:rsidRPr="00A9272B">
        <w:rPr>
          <w:rFonts w:cs="B Nazanin" w:hint="cs"/>
          <w:sz w:val="24"/>
          <w:szCs w:val="24"/>
          <w:rtl/>
        </w:rPr>
        <w:t>قرار</w:t>
      </w:r>
      <w:r w:rsidRPr="00A9272B">
        <w:rPr>
          <w:rFonts w:cs="B Nazanin"/>
          <w:sz w:val="24"/>
          <w:szCs w:val="24"/>
          <w:rtl/>
        </w:rPr>
        <w:t xml:space="preserve"> </w:t>
      </w:r>
      <w:r w:rsidRPr="00A9272B">
        <w:rPr>
          <w:rFonts w:cs="B Nazanin" w:hint="cs"/>
          <w:sz w:val="24"/>
          <w:szCs w:val="24"/>
          <w:rtl/>
        </w:rPr>
        <w:t>گرفت،</w:t>
      </w:r>
      <w:r w:rsidRPr="00A9272B">
        <w:rPr>
          <w:rFonts w:cs="B Nazanin"/>
          <w:sz w:val="24"/>
          <w:szCs w:val="24"/>
          <w:rtl/>
        </w:rPr>
        <w:t xml:space="preserve"> </w:t>
      </w:r>
      <w:r w:rsidRPr="00A9272B">
        <w:rPr>
          <w:rFonts w:cs="B Nazanin" w:hint="cs"/>
          <w:sz w:val="24"/>
          <w:szCs w:val="24"/>
          <w:rtl/>
        </w:rPr>
        <w:t>اما</w:t>
      </w:r>
      <w:r w:rsidRPr="00A9272B">
        <w:rPr>
          <w:rFonts w:cs="B Nazanin"/>
          <w:sz w:val="24"/>
          <w:szCs w:val="24"/>
          <w:rtl/>
        </w:rPr>
        <w:t xml:space="preserve"> </w:t>
      </w:r>
      <w:r w:rsidRPr="00A9272B">
        <w:rPr>
          <w:rFonts w:cs="B Nazanin" w:hint="cs"/>
          <w:sz w:val="24"/>
          <w:szCs w:val="24"/>
          <w:rtl/>
        </w:rPr>
        <w:t>با</w:t>
      </w:r>
      <w:r w:rsidRPr="00A9272B">
        <w:rPr>
          <w:rFonts w:cs="B Nazanin"/>
          <w:sz w:val="24"/>
          <w:szCs w:val="24"/>
          <w:rtl/>
        </w:rPr>
        <w:t xml:space="preserve"> </w:t>
      </w:r>
      <w:r w:rsidRPr="00A9272B">
        <w:rPr>
          <w:rFonts w:cs="B Nazanin" w:hint="cs"/>
          <w:sz w:val="24"/>
          <w:szCs w:val="24"/>
          <w:rtl/>
        </w:rPr>
        <w:t>تغییرات</w:t>
      </w:r>
      <w:r w:rsidRPr="00A9272B">
        <w:rPr>
          <w:rFonts w:cs="B Nazanin"/>
          <w:sz w:val="24"/>
          <w:szCs w:val="24"/>
          <w:rtl/>
        </w:rPr>
        <w:t xml:space="preserve"> </w:t>
      </w:r>
      <w:r w:rsidRPr="00A9272B">
        <w:rPr>
          <w:rFonts w:cs="B Nazanin" w:hint="cs"/>
          <w:sz w:val="24"/>
          <w:szCs w:val="24"/>
          <w:rtl/>
        </w:rPr>
        <w:t>سریع</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رفتار</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مردم،</w:t>
      </w:r>
      <w:r w:rsidRPr="00A9272B">
        <w:rPr>
          <w:rFonts w:cs="B Nazanin"/>
          <w:sz w:val="24"/>
          <w:szCs w:val="24"/>
          <w:rtl/>
        </w:rPr>
        <w:t xml:space="preserve"> </w:t>
      </w:r>
      <w:r w:rsidRPr="00A9272B">
        <w:rPr>
          <w:rFonts w:cs="B Nazanin" w:hint="cs"/>
          <w:sz w:val="24"/>
          <w:szCs w:val="24"/>
          <w:rtl/>
        </w:rPr>
        <w:t>تورم،</w:t>
      </w:r>
      <w:r w:rsidRPr="00A9272B">
        <w:rPr>
          <w:rFonts w:cs="B Nazanin"/>
          <w:sz w:val="24"/>
          <w:szCs w:val="24"/>
          <w:rtl/>
        </w:rPr>
        <w:t xml:space="preserve"> </w:t>
      </w:r>
      <w:r w:rsidRPr="00A9272B">
        <w:rPr>
          <w:rFonts w:cs="B Nazanin" w:hint="cs"/>
          <w:sz w:val="24"/>
          <w:szCs w:val="24"/>
          <w:rtl/>
        </w:rPr>
        <w:t>افزایش</w:t>
      </w:r>
      <w:r w:rsidRPr="00A9272B">
        <w:rPr>
          <w:rFonts w:cs="B Nazanin"/>
          <w:sz w:val="24"/>
          <w:szCs w:val="24"/>
          <w:rtl/>
        </w:rPr>
        <w:t xml:space="preserve"> </w:t>
      </w:r>
      <w:r w:rsidRPr="00A9272B">
        <w:rPr>
          <w:rFonts w:cs="B Nazanin" w:hint="cs"/>
          <w:sz w:val="24"/>
          <w:szCs w:val="24"/>
          <w:rtl/>
        </w:rPr>
        <w:t>تنوع</w:t>
      </w:r>
      <w:r w:rsidRPr="00A9272B">
        <w:rPr>
          <w:rFonts w:cs="B Nazanin"/>
          <w:sz w:val="24"/>
          <w:szCs w:val="24"/>
          <w:rtl/>
        </w:rPr>
        <w:t xml:space="preserve"> </w:t>
      </w:r>
      <w:r w:rsidRPr="00A9272B">
        <w:rPr>
          <w:rFonts w:cs="B Nazanin" w:hint="cs"/>
          <w:sz w:val="24"/>
          <w:szCs w:val="24"/>
          <w:rtl/>
        </w:rPr>
        <w:t>اطلاعات</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ورود</w:t>
      </w:r>
      <w:r w:rsidRPr="00A9272B">
        <w:rPr>
          <w:rFonts w:cs="B Nazanin"/>
          <w:sz w:val="24"/>
          <w:szCs w:val="24"/>
          <w:rtl/>
        </w:rPr>
        <w:t xml:space="preserve"> </w:t>
      </w:r>
      <w:r w:rsidRPr="00A9272B">
        <w:rPr>
          <w:rFonts w:cs="B Nazanin" w:hint="cs"/>
          <w:sz w:val="24"/>
          <w:szCs w:val="24"/>
          <w:rtl/>
        </w:rPr>
        <w:t>منابع</w:t>
      </w:r>
      <w:r w:rsidRPr="00A9272B">
        <w:rPr>
          <w:rFonts w:cs="B Nazanin"/>
          <w:sz w:val="24"/>
          <w:szCs w:val="24"/>
          <w:rtl/>
        </w:rPr>
        <w:t xml:space="preserve"> </w:t>
      </w:r>
      <w:r w:rsidRPr="00A9272B">
        <w:rPr>
          <w:rFonts w:cs="B Nazanin" w:hint="cs"/>
          <w:sz w:val="24"/>
          <w:szCs w:val="24"/>
          <w:rtl/>
        </w:rPr>
        <w:t>داده‌ای</w:t>
      </w:r>
      <w:r w:rsidRPr="00A9272B">
        <w:rPr>
          <w:rFonts w:cs="B Nazanin"/>
          <w:sz w:val="24"/>
          <w:szCs w:val="24"/>
          <w:rtl/>
        </w:rPr>
        <w:t xml:space="preserve"> </w:t>
      </w:r>
      <w:r w:rsidRPr="00A9272B">
        <w:rPr>
          <w:rFonts w:cs="B Nazanin" w:hint="cs"/>
          <w:sz w:val="24"/>
          <w:szCs w:val="24"/>
          <w:rtl/>
        </w:rPr>
        <w:t>جدید،</w:t>
      </w:r>
      <w:r w:rsidRPr="00A9272B">
        <w:rPr>
          <w:rFonts w:cs="B Nazanin"/>
          <w:sz w:val="24"/>
          <w:szCs w:val="24"/>
          <w:rtl/>
        </w:rPr>
        <w:t xml:space="preserve"> </w:t>
      </w:r>
      <w:r w:rsidRPr="00A9272B">
        <w:rPr>
          <w:rFonts w:cs="B Nazanin" w:hint="cs"/>
          <w:sz w:val="24"/>
          <w:szCs w:val="24"/>
          <w:rtl/>
        </w:rPr>
        <w:t>نیاز</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بازبینی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بومی‌سازی</w:t>
      </w:r>
      <w:r w:rsidRPr="00A9272B">
        <w:rPr>
          <w:rFonts w:cs="B Nazanin"/>
          <w:sz w:val="24"/>
          <w:szCs w:val="24"/>
          <w:rtl/>
        </w:rPr>
        <w:t xml:space="preserve"> </w:t>
      </w:r>
      <w:r w:rsidRPr="00A9272B">
        <w:rPr>
          <w:rFonts w:cs="B Nazanin" w:hint="cs"/>
          <w:sz w:val="24"/>
          <w:szCs w:val="24"/>
          <w:rtl/>
        </w:rPr>
        <w:t>آن</w:t>
      </w:r>
      <w:r w:rsidRPr="00A9272B">
        <w:rPr>
          <w:rFonts w:cs="B Nazanin"/>
          <w:sz w:val="24"/>
          <w:szCs w:val="24"/>
          <w:rtl/>
        </w:rPr>
        <w:t xml:space="preserve"> </w:t>
      </w:r>
      <w:r w:rsidRPr="00A9272B">
        <w:rPr>
          <w:rFonts w:cs="B Nazanin" w:hint="cs"/>
          <w:sz w:val="24"/>
          <w:szCs w:val="24"/>
          <w:rtl/>
        </w:rPr>
        <w:t>احساس</w:t>
      </w:r>
      <w:r w:rsidRPr="00A9272B">
        <w:rPr>
          <w:rFonts w:cs="B Nazanin"/>
          <w:sz w:val="24"/>
          <w:szCs w:val="24"/>
          <w:rtl/>
        </w:rPr>
        <w:t xml:space="preserve"> </w:t>
      </w:r>
      <w:r w:rsidRPr="00A9272B">
        <w:rPr>
          <w:rFonts w:cs="B Nazanin" w:hint="cs"/>
          <w:sz w:val="24"/>
          <w:szCs w:val="24"/>
          <w:rtl/>
        </w:rPr>
        <w:t>شد</w:t>
      </w:r>
      <w:r w:rsidRPr="00A9272B">
        <w:rPr>
          <w:rFonts w:cs="B Nazanin"/>
          <w:sz w:val="24"/>
          <w:szCs w:val="24"/>
          <w:rtl/>
        </w:rPr>
        <w:t>.</w:t>
      </w:r>
      <w:r>
        <w:rPr>
          <w:rFonts w:cs="B Nazanin" w:hint="cs"/>
          <w:sz w:val="24"/>
          <w:szCs w:val="24"/>
          <w:rtl/>
        </w:rPr>
        <w:t xml:space="preserve"> </w:t>
      </w:r>
      <w:r w:rsidRPr="00A9272B">
        <w:rPr>
          <w:rFonts w:cs="B Nazanin" w:hint="cs"/>
          <w:sz w:val="24"/>
          <w:szCs w:val="24"/>
          <w:rtl/>
        </w:rPr>
        <w:t>نسخه</w:t>
      </w:r>
      <w:r w:rsidRPr="00A9272B">
        <w:rPr>
          <w:rFonts w:cs="B Nazanin"/>
          <w:sz w:val="24"/>
          <w:szCs w:val="24"/>
          <w:rtl/>
        </w:rPr>
        <w:t xml:space="preserve"> </w:t>
      </w:r>
      <w:r w:rsidRPr="00A9272B">
        <w:rPr>
          <w:rFonts w:cs="B Nazanin" w:hint="cs"/>
          <w:sz w:val="24"/>
          <w:szCs w:val="24"/>
          <w:rtl/>
        </w:rPr>
        <w:t>جدید</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مدل</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به‌تازگی</w:t>
      </w:r>
      <w:r w:rsidRPr="00A9272B">
        <w:rPr>
          <w:rFonts w:cs="B Nazanin"/>
          <w:sz w:val="24"/>
          <w:szCs w:val="24"/>
          <w:rtl/>
        </w:rPr>
        <w:t xml:space="preserve"> </w:t>
      </w:r>
      <w:r w:rsidRPr="00A9272B">
        <w:rPr>
          <w:rFonts w:cs="B Nazanin" w:hint="cs"/>
          <w:sz w:val="24"/>
          <w:szCs w:val="24"/>
          <w:rtl/>
        </w:rPr>
        <w:t>توسعه</w:t>
      </w:r>
      <w:r w:rsidRPr="00A9272B">
        <w:rPr>
          <w:rFonts w:cs="B Nazanin"/>
          <w:sz w:val="24"/>
          <w:szCs w:val="24"/>
          <w:rtl/>
        </w:rPr>
        <w:t xml:space="preserve"> </w:t>
      </w:r>
      <w:r w:rsidRPr="00A9272B">
        <w:rPr>
          <w:rFonts w:cs="B Nazanin" w:hint="cs"/>
          <w:sz w:val="24"/>
          <w:szCs w:val="24"/>
          <w:rtl/>
        </w:rPr>
        <w:t>یافته،</w:t>
      </w:r>
      <w:r w:rsidRPr="00A9272B">
        <w:rPr>
          <w:rFonts w:cs="B Nazanin"/>
          <w:sz w:val="24"/>
          <w:szCs w:val="24"/>
          <w:rtl/>
        </w:rPr>
        <w:t xml:space="preserve"> </w:t>
      </w:r>
      <w:r w:rsidRPr="00A9272B">
        <w:rPr>
          <w:rFonts w:cs="B Nazanin" w:hint="cs"/>
          <w:sz w:val="24"/>
          <w:szCs w:val="24"/>
          <w:rtl/>
        </w:rPr>
        <w:t>با</w:t>
      </w:r>
      <w:r w:rsidRPr="00A9272B">
        <w:rPr>
          <w:rFonts w:cs="B Nazanin"/>
          <w:sz w:val="24"/>
          <w:szCs w:val="24"/>
          <w:rtl/>
        </w:rPr>
        <w:t xml:space="preserve"> </w:t>
      </w:r>
      <w:r w:rsidRPr="00A9272B">
        <w:rPr>
          <w:rFonts w:cs="B Nazanin" w:hint="cs"/>
          <w:sz w:val="24"/>
          <w:szCs w:val="24"/>
          <w:rtl/>
        </w:rPr>
        <w:t>تکیه</w:t>
      </w:r>
      <w:r w:rsidRPr="00A9272B">
        <w:rPr>
          <w:rFonts w:cs="B Nazanin"/>
          <w:sz w:val="24"/>
          <w:szCs w:val="24"/>
          <w:rtl/>
        </w:rPr>
        <w:t xml:space="preserve"> </w:t>
      </w:r>
      <w:r w:rsidRPr="00A9272B">
        <w:rPr>
          <w:rFonts w:cs="B Nazanin" w:hint="cs"/>
          <w:sz w:val="24"/>
          <w:szCs w:val="24"/>
          <w:rtl/>
        </w:rPr>
        <w:t>بر</w:t>
      </w:r>
      <w:r w:rsidRPr="00A9272B">
        <w:rPr>
          <w:rFonts w:cs="B Nazanin"/>
          <w:sz w:val="24"/>
          <w:szCs w:val="24"/>
          <w:rtl/>
        </w:rPr>
        <w:t xml:space="preserve"> </w:t>
      </w:r>
      <w:r w:rsidRPr="00A9272B">
        <w:rPr>
          <w:rFonts w:cs="B Nazanin" w:hint="cs"/>
          <w:sz w:val="24"/>
          <w:szCs w:val="24"/>
          <w:rtl/>
        </w:rPr>
        <w:t>داده‌های</w:t>
      </w:r>
      <w:r w:rsidRPr="00A9272B">
        <w:rPr>
          <w:rFonts w:cs="B Nazanin"/>
          <w:sz w:val="24"/>
          <w:szCs w:val="24"/>
          <w:rtl/>
        </w:rPr>
        <w:t xml:space="preserve"> </w:t>
      </w:r>
      <w:r w:rsidRPr="00A9272B">
        <w:rPr>
          <w:rFonts w:cs="B Nazanin" w:hint="cs"/>
          <w:sz w:val="24"/>
          <w:szCs w:val="24"/>
          <w:rtl/>
        </w:rPr>
        <w:t>بانکی،</w:t>
      </w:r>
      <w:r w:rsidRPr="00A9272B">
        <w:rPr>
          <w:rFonts w:cs="B Nazanin"/>
          <w:sz w:val="24"/>
          <w:szCs w:val="24"/>
          <w:rtl/>
        </w:rPr>
        <w:t xml:space="preserve"> </w:t>
      </w:r>
      <w:r w:rsidRPr="00A9272B">
        <w:rPr>
          <w:rFonts w:cs="B Nazanin" w:hint="cs"/>
          <w:sz w:val="24"/>
          <w:szCs w:val="24"/>
          <w:rtl/>
        </w:rPr>
        <w:t>هویتی،</w:t>
      </w:r>
      <w:r w:rsidRPr="00A9272B">
        <w:rPr>
          <w:rFonts w:cs="B Nazanin"/>
          <w:sz w:val="24"/>
          <w:szCs w:val="24"/>
          <w:rtl/>
        </w:rPr>
        <w:t xml:space="preserve"> </w:t>
      </w:r>
      <w:r w:rsidRPr="00A9272B">
        <w:rPr>
          <w:rFonts w:cs="B Nazanin" w:hint="cs"/>
          <w:sz w:val="24"/>
          <w:szCs w:val="24"/>
          <w:rtl/>
        </w:rPr>
        <w:t>مالیاتی،</w:t>
      </w:r>
      <w:r w:rsidRPr="00A9272B">
        <w:rPr>
          <w:rFonts w:cs="B Nazanin"/>
          <w:sz w:val="24"/>
          <w:szCs w:val="24"/>
          <w:rtl/>
        </w:rPr>
        <w:t xml:space="preserve"> </w:t>
      </w:r>
      <w:r w:rsidRPr="00A9272B">
        <w:rPr>
          <w:rFonts w:cs="B Nazanin" w:hint="cs"/>
          <w:sz w:val="24"/>
          <w:szCs w:val="24"/>
          <w:rtl/>
        </w:rPr>
        <w:t>قضایی،</w:t>
      </w:r>
      <w:r w:rsidRPr="00A9272B">
        <w:rPr>
          <w:rFonts w:cs="B Nazanin"/>
          <w:sz w:val="24"/>
          <w:szCs w:val="24"/>
          <w:rtl/>
        </w:rPr>
        <w:t xml:space="preserve"> </w:t>
      </w:r>
      <w:r w:rsidRPr="00A9272B">
        <w:rPr>
          <w:rFonts w:cs="B Nazanin" w:hint="cs"/>
          <w:sz w:val="24"/>
          <w:szCs w:val="24"/>
          <w:rtl/>
        </w:rPr>
        <w:t>اطلاعات</w:t>
      </w:r>
      <w:r w:rsidRPr="00A9272B">
        <w:rPr>
          <w:rFonts w:cs="B Nazanin"/>
          <w:sz w:val="24"/>
          <w:szCs w:val="24"/>
          <w:rtl/>
        </w:rPr>
        <w:t xml:space="preserve"> </w:t>
      </w:r>
      <w:r w:rsidRPr="00A9272B">
        <w:rPr>
          <w:rFonts w:cs="B Nazanin" w:hint="cs"/>
          <w:sz w:val="24"/>
          <w:szCs w:val="24"/>
          <w:rtl/>
        </w:rPr>
        <w:t>درآمدی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حتی</w:t>
      </w:r>
      <w:r w:rsidRPr="00A9272B">
        <w:rPr>
          <w:rFonts w:cs="B Nazanin"/>
          <w:sz w:val="24"/>
          <w:szCs w:val="24"/>
          <w:rtl/>
        </w:rPr>
        <w:t xml:space="preserve"> </w:t>
      </w:r>
      <w:r w:rsidRPr="00A9272B">
        <w:rPr>
          <w:rFonts w:cs="B Nazanin" w:hint="cs"/>
          <w:sz w:val="24"/>
          <w:szCs w:val="24"/>
          <w:rtl/>
        </w:rPr>
        <w:t>جرایم</w:t>
      </w:r>
      <w:r w:rsidRPr="00A9272B">
        <w:rPr>
          <w:rFonts w:cs="B Nazanin"/>
          <w:sz w:val="24"/>
          <w:szCs w:val="24"/>
          <w:rtl/>
        </w:rPr>
        <w:t xml:space="preserve"> </w:t>
      </w:r>
      <w:r w:rsidRPr="00A9272B">
        <w:rPr>
          <w:rFonts w:cs="B Nazanin" w:hint="cs"/>
          <w:sz w:val="24"/>
          <w:szCs w:val="24"/>
          <w:rtl/>
        </w:rPr>
        <w:t>رانندگی،</w:t>
      </w:r>
      <w:r w:rsidRPr="00A9272B">
        <w:rPr>
          <w:rFonts w:cs="B Nazanin"/>
          <w:sz w:val="24"/>
          <w:szCs w:val="24"/>
          <w:rtl/>
        </w:rPr>
        <w:t xml:space="preserve"> </w:t>
      </w:r>
      <w:r w:rsidRPr="00A9272B">
        <w:rPr>
          <w:rFonts w:cs="B Nazanin" w:hint="cs"/>
          <w:sz w:val="24"/>
          <w:szCs w:val="24"/>
          <w:rtl/>
        </w:rPr>
        <w:t>توانسته</w:t>
      </w:r>
      <w:r w:rsidRPr="00A9272B">
        <w:rPr>
          <w:rFonts w:cs="B Nazanin"/>
          <w:sz w:val="24"/>
          <w:szCs w:val="24"/>
          <w:rtl/>
        </w:rPr>
        <w:t xml:space="preserve"> </w:t>
      </w:r>
      <w:r w:rsidRPr="00A9272B">
        <w:rPr>
          <w:rFonts w:cs="B Nazanin" w:hint="cs"/>
          <w:sz w:val="24"/>
          <w:szCs w:val="24"/>
          <w:rtl/>
        </w:rPr>
        <w:t>تحولی</w:t>
      </w:r>
      <w:r w:rsidRPr="00A9272B">
        <w:rPr>
          <w:rFonts w:cs="B Nazanin"/>
          <w:sz w:val="24"/>
          <w:szCs w:val="24"/>
          <w:rtl/>
        </w:rPr>
        <w:t xml:space="preserve"> </w:t>
      </w:r>
      <w:r w:rsidRPr="00A9272B">
        <w:rPr>
          <w:rFonts w:cs="B Nazanin" w:hint="cs"/>
          <w:sz w:val="24"/>
          <w:szCs w:val="24"/>
          <w:rtl/>
        </w:rPr>
        <w:t>اساسی</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دقت</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قدرت</w:t>
      </w:r>
      <w:r w:rsidRPr="00A9272B">
        <w:rPr>
          <w:rFonts w:cs="B Nazanin"/>
          <w:sz w:val="24"/>
          <w:szCs w:val="24"/>
          <w:rtl/>
        </w:rPr>
        <w:t xml:space="preserve"> </w:t>
      </w:r>
      <w:r w:rsidRPr="00A9272B">
        <w:rPr>
          <w:rFonts w:cs="B Nazanin" w:hint="cs"/>
          <w:sz w:val="24"/>
          <w:szCs w:val="24"/>
          <w:rtl/>
        </w:rPr>
        <w:t>پیش‌بینی</w:t>
      </w:r>
      <w:r w:rsidRPr="00A9272B">
        <w:rPr>
          <w:rFonts w:cs="B Nazanin"/>
          <w:sz w:val="24"/>
          <w:szCs w:val="24"/>
          <w:rtl/>
        </w:rPr>
        <w:t xml:space="preserve"> </w:t>
      </w:r>
      <w:r w:rsidRPr="00A9272B">
        <w:rPr>
          <w:rFonts w:cs="B Nazanin" w:hint="cs"/>
          <w:sz w:val="24"/>
          <w:szCs w:val="24"/>
          <w:rtl/>
        </w:rPr>
        <w:t>ایجاد</w:t>
      </w:r>
      <w:r w:rsidRPr="00A9272B">
        <w:rPr>
          <w:rFonts w:cs="B Nazanin"/>
          <w:sz w:val="24"/>
          <w:szCs w:val="24"/>
          <w:rtl/>
        </w:rPr>
        <w:t xml:space="preserve"> </w:t>
      </w:r>
      <w:r w:rsidRPr="00A9272B">
        <w:rPr>
          <w:rFonts w:cs="B Nazanin" w:hint="cs"/>
          <w:sz w:val="24"/>
          <w:szCs w:val="24"/>
          <w:rtl/>
        </w:rPr>
        <w:t>کند</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مدل</w:t>
      </w:r>
      <w:r w:rsidRPr="00A9272B">
        <w:rPr>
          <w:rFonts w:cs="B Nazanin"/>
          <w:sz w:val="24"/>
          <w:szCs w:val="24"/>
          <w:rtl/>
        </w:rPr>
        <w:t xml:space="preserve"> </w:t>
      </w:r>
      <w:r w:rsidRPr="00A9272B">
        <w:rPr>
          <w:rFonts w:cs="B Nazanin" w:hint="cs"/>
          <w:sz w:val="24"/>
          <w:szCs w:val="24"/>
          <w:rtl/>
        </w:rPr>
        <w:t>نه‌تنها</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بانک‌ها</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مؤسسات</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کمک</w:t>
      </w:r>
      <w:r w:rsidRPr="00A9272B">
        <w:rPr>
          <w:rFonts w:cs="B Nazanin"/>
          <w:sz w:val="24"/>
          <w:szCs w:val="24"/>
          <w:rtl/>
        </w:rPr>
        <w:t xml:space="preserve"> </w:t>
      </w:r>
      <w:r w:rsidRPr="00A9272B">
        <w:rPr>
          <w:rFonts w:cs="B Nazanin" w:hint="cs"/>
          <w:sz w:val="24"/>
          <w:szCs w:val="24"/>
          <w:rtl/>
        </w:rPr>
        <w:t>می‌کند</w:t>
      </w:r>
      <w:r w:rsidRPr="00A9272B">
        <w:rPr>
          <w:rFonts w:cs="B Nazanin"/>
          <w:sz w:val="24"/>
          <w:szCs w:val="24"/>
          <w:rtl/>
        </w:rPr>
        <w:t xml:space="preserve"> </w:t>
      </w:r>
      <w:r w:rsidRPr="00A9272B">
        <w:rPr>
          <w:rFonts w:cs="B Nazanin" w:hint="cs"/>
          <w:sz w:val="24"/>
          <w:szCs w:val="24"/>
          <w:rtl/>
        </w:rPr>
        <w:t>تا</w:t>
      </w:r>
      <w:r w:rsidRPr="00A9272B">
        <w:rPr>
          <w:rFonts w:cs="B Nazanin"/>
          <w:sz w:val="24"/>
          <w:szCs w:val="24"/>
          <w:rtl/>
        </w:rPr>
        <w:t xml:space="preserve"> </w:t>
      </w:r>
      <w:r w:rsidRPr="00A9272B">
        <w:rPr>
          <w:rFonts w:cs="B Nazanin" w:hint="cs"/>
          <w:sz w:val="24"/>
          <w:szCs w:val="24"/>
          <w:rtl/>
        </w:rPr>
        <w:t>تصمیمات</w:t>
      </w:r>
      <w:r w:rsidRPr="00A9272B">
        <w:rPr>
          <w:rFonts w:cs="B Nazanin"/>
          <w:sz w:val="24"/>
          <w:szCs w:val="24"/>
          <w:rtl/>
        </w:rPr>
        <w:t xml:space="preserve"> </w:t>
      </w:r>
      <w:r w:rsidRPr="00A9272B">
        <w:rPr>
          <w:rFonts w:cs="B Nazanin" w:hint="cs"/>
          <w:sz w:val="24"/>
          <w:szCs w:val="24"/>
          <w:rtl/>
        </w:rPr>
        <w:t>بهتری</w:t>
      </w:r>
      <w:r w:rsidRPr="00A9272B">
        <w:rPr>
          <w:rFonts w:cs="B Nazanin"/>
          <w:sz w:val="24"/>
          <w:szCs w:val="24"/>
          <w:rtl/>
        </w:rPr>
        <w:t xml:space="preserve"> </w:t>
      </w:r>
      <w:r w:rsidRPr="00A9272B">
        <w:rPr>
          <w:rFonts w:cs="B Nazanin" w:hint="cs"/>
          <w:sz w:val="24"/>
          <w:szCs w:val="24"/>
          <w:rtl/>
        </w:rPr>
        <w:t>بگیرند،</w:t>
      </w:r>
      <w:r w:rsidRPr="00A9272B">
        <w:rPr>
          <w:rFonts w:cs="B Nazanin"/>
          <w:sz w:val="24"/>
          <w:szCs w:val="24"/>
          <w:rtl/>
        </w:rPr>
        <w:t xml:space="preserve"> </w:t>
      </w:r>
      <w:r w:rsidRPr="00A9272B">
        <w:rPr>
          <w:rFonts w:cs="B Nazanin" w:hint="cs"/>
          <w:sz w:val="24"/>
          <w:szCs w:val="24"/>
          <w:rtl/>
        </w:rPr>
        <w:t>بلکه</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مردم</w:t>
      </w:r>
      <w:r w:rsidRPr="00A9272B">
        <w:rPr>
          <w:rFonts w:cs="B Nazanin"/>
          <w:sz w:val="24"/>
          <w:szCs w:val="24"/>
          <w:rtl/>
        </w:rPr>
        <w:t xml:space="preserve"> </w:t>
      </w:r>
      <w:r w:rsidRPr="00A9272B">
        <w:rPr>
          <w:rFonts w:cs="B Nazanin" w:hint="cs"/>
          <w:sz w:val="24"/>
          <w:szCs w:val="24"/>
          <w:rtl/>
        </w:rPr>
        <w:t>نیز</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پیام</w:t>
      </w:r>
      <w:r w:rsidRPr="00A9272B">
        <w:rPr>
          <w:rFonts w:cs="B Nazanin"/>
          <w:sz w:val="24"/>
          <w:szCs w:val="24"/>
          <w:rtl/>
        </w:rPr>
        <w:t xml:space="preserve"> </w:t>
      </w:r>
      <w:r w:rsidRPr="00A9272B">
        <w:rPr>
          <w:rFonts w:cs="B Nazanin" w:hint="cs"/>
          <w:sz w:val="24"/>
          <w:szCs w:val="24"/>
          <w:rtl/>
        </w:rPr>
        <w:t>را</w:t>
      </w:r>
      <w:r w:rsidRPr="00A9272B">
        <w:rPr>
          <w:rFonts w:cs="B Nazanin"/>
          <w:sz w:val="24"/>
          <w:szCs w:val="24"/>
          <w:rtl/>
        </w:rPr>
        <w:t xml:space="preserve"> </w:t>
      </w:r>
      <w:r w:rsidRPr="00A9272B">
        <w:rPr>
          <w:rFonts w:cs="B Nazanin" w:hint="cs"/>
          <w:sz w:val="24"/>
          <w:szCs w:val="24"/>
          <w:rtl/>
        </w:rPr>
        <w:t>می‌دهد</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رفتار</w:t>
      </w:r>
      <w:r w:rsidRPr="00A9272B">
        <w:rPr>
          <w:rFonts w:cs="B Nazanin"/>
          <w:sz w:val="24"/>
          <w:szCs w:val="24"/>
          <w:rtl/>
        </w:rPr>
        <w:t xml:space="preserve"> </w:t>
      </w:r>
      <w:r w:rsidRPr="00A9272B">
        <w:rPr>
          <w:rFonts w:cs="B Nazanin" w:hint="cs"/>
          <w:sz w:val="24"/>
          <w:szCs w:val="24"/>
          <w:rtl/>
        </w:rPr>
        <w:t>مالی‌شان</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جایی</w:t>
      </w:r>
      <w:r w:rsidRPr="00A9272B">
        <w:rPr>
          <w:rFonts w:cs="B Nazanin"/>
          <w:sz w:val="24"/>
          <w:szCs w:val="24"/>
          <w:rtl/>
        </w:rPr>
        <w:t xml:space="preserve"> </w:t>
      </w:r>
      <w:r w:rsidRPr="00A9272B">
        <w:rPr>
          <w:rFonts w:cs="B Nazanin" w:hint="cs"/>
          <w:sz w:val="24"/>
          <w:szCs w:val="24"/>
          <w:rtl/>
        </w:rPr>
        <w:t>ثبت</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تحلیل</w:t>
      </w:r>
      <w:r w:rsidRPr="00A9272B">
        <w:rPr>
          <w:rFonts w:cs="B Nazanin"/>
          <w:sz w:val="24"/>
          <w:szCs w:val="24"/>
          <w:rtl/>
        </w:rPr>
        <w:t xml:space="preserve"> </w:t>
      </w:r>
      <w:r w:rsidRPr="00A9272B">
        <w:rPr>
          <w:rFonts w:cs="B Nazanin" w:hint="cs"/>
          <w:sz w:val="24"/>
          <w:szCs w:val="24"/>
          <w:rtl/>
        </w:rPr>
        <w:t>می‌شود</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آینده</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آن‌ها</w:t>
      </w:r>
      <w:r w:rsidRPr="00A9272B">
        <w:rPr>
          <w:rFonts w:cs="B Nazanin"/>
          <w:sz w:val="24"/>
          <w:szCs w:val="24"/>
          <w:rtl/>
        </w:rPr>
        <w:t xml:space="preserve"> </w:t>
      </w:r>
      <w:r w:rsidRPr="00A9272B">
        <w:rPr>
          <w:rFonts w:cs="B Nazanin" w:hint="cs"/>
          <w:sz w:val="24"/>
          <w:szCs w:val="24"/>
          <w:rtl/>
        </w:rPr>
        <w:t>امتیازآور</w:t>
      </w:r>
      <w:r w:rsidRPr="00A9272B">
        <w:rPr>
          <w:rFonts w:cs="B Nazanin"/>
          <w:sz w:val="24"/>
          <w:szCs w:val="24"/>
          <w:rtl/>
        </w:rPr>
        <w:t xml:space="preserve"> </w:t>
      </w:r>
      <w:r w:rsidRPr="00A9272B">
        <w:rPr>
          <w:rFonts w:cs="B Nazanin" w:hint="cs"/>
          <w:sz w:val="24"/>
          <w:szCs w:val="24"/>
          <w:rtl/>
        </w:rPr>
        <w:t>خواهد</w:t>
      </w:r>
      <w:r w:rsidRPr="00A9272B">
        <w:rPr>
          <w:rFonts w:cs="B Nazanin"/>
          <w:sz w:val="24"/>
          <w:szCs w:val="24"/>
          <w:rtl/>
        </w:rPr>
        <w:t xml:space="preserve"> </w:t>
      </w:r>
      <w:r w:rsidRPr="00A9272B">
        <w:rPr>
          <w:rFonts w:cs="B Nazanin" w:hint="cs"/>
          <w:sz w:val="24"/>
          <w:szCs w:val="24"/>
          <w:rtl/>
        </w:rPr>
        <w:t>بود</w:t>
      </w:r>
      <w:r w:rsidRPr="00A9272B">
        <w:rPr>
          <w:rFonts w:cs="B Nazanin"/>
          <w:sz w:val="24"/>
          <w:szCs w:val="24"/>
          <w:rtl/>
        </w:rPr>
        <w:t>.</w:t>
      </w:r>
    </w:p>
    <w:p w14:paraId="230AC47E" w14:textId="77777777" w:rsidR="001A560C" w:rsidRPr="001A560C" w:rsidRDefault="001A560C" w:rsidP="001A560C">
      <w:pPr>
        <w:bidi/>
        <w:jc w:val="both"/>
        <w:rPr>
          <w:rFonts w:cs="B Nazanin"/>
          <w:b/>
          <w:bCs/>
          <w:sz w:val="24"/>
          <w:szCs w:val="24"/>
        </w:rPr>
      </w:pPr>
      <w:r w:rsidRPr="001A560C">
        <w:rPr>
          <w:rFonts w:cs="B Nazanin" w:hint="cs"/>
          <w:b/>
          <w:bCs/>
          <w:sz w:val="24"/>
          <w:szCs w:val="24"/>
          <w:rtl/>
        </w:rPr>
        <w:t>مدل</w:t>
      </w:r>
      <w:r w:rsidRPr="001A560C">
        <w:rPr>
          <w:rFonts w:cs="B Nazanin"/>
          <w:b/>
          <w:bCs/>
          <w:sz w:val="24"/>
          <w:szCs w:val="24"/>
          <w:rtl/>
        </w:rPr>
        <w:t xml:space="preserve"> </w:t>
      </w:r>
      <w:r w:rsidRPr="001A560C">
        <w:rPr>
          <w:rFonts w:cs="B Nazanin" w:hint="cs"/>
          <w:b/>
          <w:bCs/>
          <w:sz w:val="24"/>
          <w:szCs w:val="24"/>
          <w:rtl/>
        </w:rPr>
        <w:t>جدید</w:t>
      </w:r>
      <w:r w:rsidRPr="001A560C">
        <w:rPr>
          <w:rFonts w:cs="B Nazanin"/>
          <w:b/>
          <w:bCs/>
          <w:sz w:val="24"/>
          <w:szCs w:val="24"/>
          <w:rtl/>
        </w:rPr>
        <w:t xml:space="preserve"> </w:t>
      </w:r>
      <w:r w:rsidRPr="001A560C">
        <w:rPr>
          <w:rFonts w:cs="B Nazanin" w:hint="cs"/>
          <w:b/>
          <w:bCs/>
          <w:sz w:val="24"/>
          <w:szCs w:val="24"/>
          <w:rtl/>
        </w:rPr>
        <w:t>اعتبارسنجی</w:t>
      </w:r>
      <w:r w:rsidRPr="001A560C">
        <w:rPr>
          <w:rFonts w:cs="B Nazanin"/>
          <w:b/>
          <w:bCs/>
          <w:sz w:val="24"/>
          <w:szCs w:val="24"/>
          <w:rtl/>
        </w:rPr>
        <w:t xml:space="preserve"> </w:t>
      </w:r>
      <w:r w:rsidRPr="001A560C">
        <w:rPr>
          <w:rFonts w:cs="B Nazanin" w:hint="cs"/>
          <w:b/>
          <w:bCs/>
          <w:sz w:val="24"/>
          <w:szCs w:val="24"/>
          <w:rtl/>
        </w:rPr>
        <w:t>حقوقی؛</w:t>
      </w:r>
      <w:r w:rsidRPr="001A560C">
        <w:rPr>
          <w:rFonts w:cs="B Nazanin"/>
          <w:b/>
          <w:bCs/>
          <w:sz w:val="24"/>
          <w:szCs w:val="24"/>
          <w:rtl/>
        </w:rPr>
        <w:t xml:space="preserve"> </w:t>
      </w:r>
      <w:r w:rsidRPr="001A560C">
        <w:rPr>
          <w:rFonts w:cs="B Nazanin" w:hint="cs"/>
          <w:b/>
          <w:bCs/>
          <w:sz w:val="24"/>
          <w:szCs w:val="24"/>
          <w:rtl/>
        </w:rPr>
        <w:t>نگاهی</w:t>
      </w:r>
      <w:r w:rsidRPr="001A560C">
        <w:rPr>
          <w:rFonts w:cs="B Nazanin"/>
          <w:b/>
          <w:bCs/>
          <w:sz w:val="24"/>
          <w:szCs w:val="24"/>
          <w:rtl/>
        </w:rPr>
        <w:t xml:space="preserve"> </w:t>
      </w:r>
      <w:r w:rsidRPr="001A560C">
        <w:rPr>
          <w:rFonts w:cs="B Nazanin" w:hint="cs"/>
          <w:b/>
          <w:bCs/>
          <w:sz w:val="24"/>
          <w:szCs w:val="24"/>
          <w:rtl/>
        </w:rPr>
        <w:t>دقیق‌تر</w:t>
      </w:r>
      <w:r w:rsidRPr="001A560C">
        <w:rPr>
          <w:rFonts w:cs="B Nazanin"/>
          <w:b/>
          <w:bCs/>
          <w:sz w:val="24"/>
          <w:szCs w:val="24"/>
          <w:rtl/>
        </w:rPr>
        <w:t xml:space="preserve"> </w:t>
      </w:r>
      <w:r w:rsidRPr="001A560C">
        <w:rPr>
          <w:rFonts w:cs="B Nazanin" w:hint="cs"/>
          <w:b/>
          <w:bCs/>
          <w:sz w:val="24"/>
          <w:szCs w:val="24"/>
          <w:rtl/>
        </w:rPr>
        <w:t>به</w:t>
      </w:r>
      <w:r w:rsidRPr="001A560C">
        <w:rPr>
          <w:rFonts w:cs="B Nazanin"/>
          <w:b/>
          <w:bCs/>
          <w:sz w:val="24"/>
          <w:szCs w:val="24"/>
          <w:rtl/>
        </w:rPr>
        <w:t xml:space="preserve"> </w:t>
      </w:r>
      <w:r w:rsidRPr="001A560C">
        <w:rPr>
          <w:rFonts w:cs="B Nazanin" w:hint="cs"/>
          <w:b/>
          <w:bCs/>
          <w:sz w:val="24"/>
          <w:szCs w:val="24"/>
          <w:rtl/>
        </w:rPr>
        <w:t>عملکرد</w:t>
      </w:r>
      <w:r w:rsidRPr="001A560C">
        <w:rPr>
          <w:rFonts w:cs="B Nazanin"/>
          <w:b/>
          <w:bCs/>
          <w:sz w:val="24"/>
          <w:szCs w:val="24"/>
          <w:rtl/>
        </w:rPr>
        <w:t xml:space="preserve"> </w:t>
      </w:r>
      <w:r w:rsidRPr="001A560C">
        <w:rPr>
          <w:rFonts w:cs="B Nazanin" w:hint="cs"/>
          <w:b/>
          <w:bCs/>
          <w:sz w:val="24"/>
          <w:szCs w:val="24"/>
          <w:rtl/>
        </w:rPr>
        <w:t>شرکت‌ها</w:t>
      </w:r>
    </w:p>
    <w:p w14:paraId="2A809CE6" w14:textId="283739EA" w:rsidR="00A9272B" w:rsidRDefault="00A9272B" w:rsidP="00A9272B">
      <w:pPr>
        <w:bidi/>
        <w:jc w:val="both"/>
        <w:rPr>
          <w:ins w:id="0" w:author="Fatemeh Mohammadi" w:date="2025-06-10T12:30:00Z"/>
          <w:rFonts w:cs="B Nazanin"/>
          <w:sz w:val="24"/>
          <w:szCs w:val="24"/>
          <w:rtl/>
        </w:rPr>
      </w:pPr>
      <w:ins w:id="1" w:author="Fatemeh Mohammadi" w:date="2025-06-10T12:30:00Z">
        <w:r w:rsidRPr="00A9272B">
          <w:rPr>
            <w:rFonts w:cs="B Nazanin"/>
            <w:sz w:val="24"/>
            <w:szCs w:val="24"/>
            <w:rtl/>
          </w:rPr>
          <w:t>در ادامه توسعه مدل‌های بومی، مدل جدیدی برای اعتبارسنجی اشخاص حقوقی طراحی شده است که نسبت به نسخه‌های پیشین از دقت و عملکرد بهتری برخوردار است</w:t>
        </w:r>
        <w:r>
          <w:rPr>
            <w:rFonts w:cs="B Nazanin" w:hint="cs"/>
            <w:sz w:val="24"/>
            <w:szCs w:val="24"/>
            <w:rtl/>
          </w:rPr>
          <w:t xml:space="preserve">. در </w:t>
        </w:r>
        <w:r w:rsidRPr="00A9272B">
          <w:rPr>
            <w:rFonts w:cs="B Nazanin"/>
            <w:sz w:val="24"/>
            <w:szCs w:val="24"/>
            <w:rtl/>
          </w:rPr>
          <w:t>قایسه با مدل قبلی، به‌جز شاخص «پوشش» که ثابت مانده، سایر معیارهای عملکرد مدل به‌طور قابل‌توجهی بهبود یافته‌اند. به‌عنوان نمونه، توانایی مدل در تفکیک مشتریان خوش‌حساب از بدحساب به شکل چشمگیری افزایش یافته و دقت کلی مدل نیز در این زمینه ارتقاء یافته است</w:t>
        </w:r>
        <w:r>
          <w:rPr>
            <w:rFonts w:cs="B Nazanin" w:hint="cs"/>
            <w:sz w:val="24"/>
            <w:szCs w:val="24"/>
            <w:rtl/>
          </w:rPr>
          <w:t>.</w:t>
        </w:r>
      </w:ins>
    </w:p>
    <w:p w14:paraId="6F20D7EF" w14:textId="4F668171" w:rsidR="001A560C" w:rsidRPr="00A9272B" w:rsidDel="00A9272B" w:rsidRDefault="001A560C" w:rsidP="00A9272B">
      <w:pPr>
        <w:bidi/>
        <w:jc w:val="both"/>
        <w:rPr>
          <w:del w:id="2" w:author="Fatemeh Mohammadi" w:date="2025-06-10T12:30:00Z"/>
          <w:rFonts w:cs="B Nazanin"/>
          <w:sz w:val="24"/>
          <w:szCs w:val="24"/>
        </w:rPr>
      </w:pPr>
      <w:del w:id="3" w:author="Fatemeh Mohammadi" w:date="2025-06-10T12:30:00Z">
        <w:r w:rsidRPr="00A9272B" w:rsidDel="00A9272B">
          <w:rPr>
            <w:rFonts w:cs="B Nazanin" w:hint="cs"/>
            <w:sz w:val="24"/>
            <w:szCs w:val="24"/>
            <w:rtl/>
          </w:rPr>
          <w:delText>در</w:delText>
        </w:r>
        <w:r w:rsidRPr="00A9272B" w:rsidDel="00A9272B">
          <w:rPr>
            <w:rFonts w:cs="B Nazanin"/>
            <w:sz w:val="24"/>
            <w:szCs w:val="24"/>
            <w:rtl/>
          </w:rPr>
          <w:delText xml:space="preserve"> </w:delText>
        </w:r>
        <w:r w:rsidRPr="00A9272B" w:rsidDel="00A9272B">
          <w:rPr>
            <w:rFonts w:cs="B Nazanin" w:hint="cs"/>
            <w:sz w:val="24"/>
            <w:szCs w:val="24"/>
            <w:rtl/>
          </w:rPr>
          <w:delText>ادامه</w:delText>
        </w:r>
        <w:r w:rsidRPr="00A9272B" w:rsidDel="00A9272B">
          <w:rPr>
            <w:rFonts w:cs="B Nazanin"/>
            <w:sz w:val="24"/>
            <w:szCs w:val="24"/>
            <w:rtl/>
          </w:rPr>
          <w:delText xml:space="preserve"> </w:delText>
        </w:r>
        <w:r w:rsidRPr="00A9272B" w:rsidDel="00A9272B">
          <w:rPr>
            <w:rFonts w:cs="B Nazanin" w:hint="cs"/>
            <w:sz w:val="24"/>
            <w:szCs w:val="24"/>
            <w:rtl/>
          </w:rPr>
          <w:delText>توسعه</w:delText>
        </w:r>
        <w:r w:rsidRPr="00A9272B" w:rsidDel="00A9272B">
          <w:rPr>
            <w:rFonts w:cs="B Nazanin"/>
            <w:sz w:val="24"/>
            <w:szCs w:val="24"/>
            <w:rtl/>
          </w:rPr>
          <w:delText xml:space="preserve"> </w:delText>
        </w:r>
        <w:r w:rsidRPr="00A9272B" w:rsidDel="00A9272B">
          <w:rPr>
            <w:rFonts w:cs="B Nazanin" w:hint="cs"/>
            <w:sz w:val="24"/>
            <w:szCs w:val="24"/>
            <w:rtl/>
          </w:rPr>
          <w:delText>مدل‌های</w:delText>
        </w:r>
        <w:r w:rsidRPr="00A9272B" w:rsidDel="00A9272B">
          <w:rPr>
            <w:rFonts w:cs="B Nazanin"/>
            <w:sz w:val="24"/>
            <w:szCs w:val="24"/>
            <w:rtl/>
          </w:rPr>
          <w:delText xml:space="preserve"> </w:delText>
        </w:r>
        <w:r w:rsidRPr="00A9272B" w:rsidDel="00A9272B">
          <w:rPr>
            <w:rFonts w:cs="B Nazanin" w:hint="cs"/>
            <w:sz w:val="24"/>
            <w:szCs w:val="24"/>
            <w:rtl/>
          </w:rPr>
          <w:delText>بومی،</w:delText>
        </w:r>
        <w:r w:rsidRPr="00A9272B" w:rsidDel="00A9272B">
          <w:rPr>
            <w:rFonts w:cs="B Nazanin"/>
            <w:sz w:val="24"/>
            <w:szCs w:val="24"/>
            <w:rtl/>
          </w:rPr>
          <w:delText xml:space="preserve"> </w:delText>
        </w:r>
        <w:r w:rsidRPr="00A9272B" w:rsidDel="00A9272B">
          <w:rPr>
            <w:rFonts w:cs="B Nazanin" w:hint="cs"/>
            <w:sz w:val="24"/>
            <w:szCs w:val="24"/>
            <w:rtl/>
          </w:rPr>
          <w:delText>مدل</w:delText>
        </w:r>
        <w:r w:rsidRPr="00A9272B" w:rsidDel="00A9272B">
          <w:rPr>
            <w:rFonts w:cs="B Nazanin"/>
            <w:sz w:val="24"/>
            <w:szCs w:val="24"/>
            <w:rtl/>
          </w:rPr>
          <w:delText xml:space="preserve"> </w:delText>
        </w:r>
        <w:r w:rsidRPr="00A9272B" w:rsidDel="00A9272B">
          <w:rPr>
            <w:rFonts w:cs="B Nazanin" w:hint="cs"/>
            <w:sz w:val="24"/>
            <w:szCs w:val="24"/>
            <w:rtl/>
          </w:rPr>
          <w:delText>جدیدی</w:delText>
        </w:r>
        <w:r w:rsidRPr="00A9272B" w:rsidDel="00A9272B">
          <w:rPr>
            <w:rFonts w:cs="B Nazanin"/>
            <w:sz w:val="24"/>
            <w:szCs w:val="24"/>
            <w:rtl/>
          </w:rPr>
          <w:delText xml:space="preserve"> </w:delText>
        </w:r>
        <w:r w:rsidRPr="00A9272B" w:rsidDel="00A9272B">
          <w:rPr>
            <w:rFonts w:cs="B Nazanin" w:hint="cs"/>
            <w:sz w:val="24"/>
            <w:szCs w:val="24"/>
            <w:rtl/>
          </w:rPr>
          <w:delText>نیز</w:delText>
        </w:r>
        <w:r w:rsidRPr="00A9272B" w:rsidDel="00A9272B">
          <w:rPr>
            <w:rFonts w:cs="B Nazanin"/>
            <w:sz w:val="24"/>
            <w:szCs w:val="24"/>
            <w:rtl/>
          </w:rPr>
          <w:delText xml:space="preserve"> </w:delText>
        </w:r>
        <w:r w:rsidRPr="00A9272B" w:rsidDel="00A9272B">
          <w:rPr>
            <w:rFonts w:cs="B Nazanin" w:hint="cs"/>
            <w:sz w:val="24"/>
            <w:szCs w:val="24"/>
            <w:rtl/>
          </w:rPr>
          <w:delText>برای</w:delText>
        </w:r>
        <w:r w:rsidRPr="00A9272B" w:rsidDel="00A9272B">
          <w:rPr>
            <w:rFonts w:cs="B Nazanin"/>
            <w:sz w:val="24"/>
            <w:szCs w:val="24"/>
            <w:rtl/>
          </w:rPr>
          <w:delText xml:space="preserve"> </w:delText>
        </w:r>
        <w:r w:rsidRPr="00A9272B" w:rsidDel="00A9272B">
          <w:rPr>
            <w:rFonts w:cs="B Nazanin" w:hint="cs"/>
            <w:sz w:val="24"/>
            <w:szCs w:val="24"/>
            <w:rtl/>
          </w:rPr>
          <w:delText>اعتبارسنجی</w:delText>
        </w:r>
        <w:r w:rsidRPr="00A9272B" w:rsidDel="00A9272B">
          <w:rPr>
            <w:rFonts w:cs="B Nazanin"/>
            <w:sz w:val="24"/>
            <w:szCs w:val="24"/>
            <w:rtl/>
          </w:rPr>
          <w:delText xml:space="preserve"> </w:delText>
        </w:r>
        <w:r w:rsidRPr="00A9272B" w:rsidDel="00A9272B">
          <w:rPr>
            <w:rFonts w:cs="B Nazanin" w:hint="cs"/>
            <w:sz w:val="24"/>
            <w:szCs w:val="24"/>
            <w:rtl/>
          </w:rPr>
          <w:delText>اشخاص</w:delText>
        </w:r>
        <w:r w:rsidRPr="00A9272B" w:rsidDel="00A9272B">
          <w:rPr>
            <w:rFonts w:cs="B Nazanin"/>
            <w:sz w:val="24"/>
            <w:szCs w:val="24"/>
            <w:rtl/>
          </w:rPr>
          <w:delText xml:space="preserve"> </w:delText>
        </w:r>
        <w:r w:rsidRPr="00A9272B" w:rsidDel="00A9272B">
          <w:rPr>
            <w:rFonts w:cs="B Nazanin" w:hint="cs"/>
            <w:sz w:val="24"/>
            <w:szCs w:val="24"/>
            <w:rtl/>
          </w:rPr>
          <w:delText>حقوقی</w:delText>
        </w:r>
        <w:r w:rsidRPr="00A9272B" w:rsidDel="00A9272B">
          <w:rPr>
            <w:rFonts w:cs="B Nazanin"/>
            <w:sz w:val="24"/>
            <w:szCs w:val="24"/>
            <w:rtl/>
          </w:rPr>
          <w:delText xml:space="preserve"> </w:delText>
        </w:r>
        <w:r w:rsidRPr="00A9272B" w:rsidDel="00A9272B">
          <w:rPr>
            <w:rFonts w:cs="B Nazanin" w:hint="cs"/>
            <w:sz w:val="24"/>
            <w:szCs w:val="24"/>
            <w:rtl/>
          </w:rPr>
          <w:delText>طراحی</w:delText>
        </w:r>
        <w:r w:rsidRPr="00A9272B" w:rsidDel="00A9272B">
          <w:rPr>
            <w:rFonts w:cs="B Nazanin"/>
            <w:sz w:val="24"/>
            <w:szCs w:val="24"/>
            <w:rtl/>
          </w:rPr>
          <w:delText xml:space="preserve"> </w:delText>
        </w:r>
        <w:r w:rsidRPr="00A9272B" w:rsidDel="00A9272B">
          <w:rPr>
            <w:rFonts w:cs="B Nazanin" w:hint="cs"/>
            <w:sz w:val="24"/>
            <w:szCs w:val="24"/>
            <w:rtl/>
          </w:rPr>
          <w:delText>شده</w:delText>
        </w:r>
        <w:r w:rsidRPr="00A9272B" w:rsidDel="00A9272B">
          <w:rPr>
            <w:rFonts w:cs="B Nazanin"/>
            <w:sz w:val="24"/>
            <w:szCs w:val="24"/>
            <w:rtl/>
          </w:rPr>
          <w:delText xml:space="preserve"> </w:delText>
        </w:r>
        <w:r w:rsidRPr="00A9272B" w:rsidDel="00A9272B">
          <w:rPr>
            <w:rFonts w:cs="B Nazanin" w:hint="cs"/>
            <w:sz w:val="24"/>
            <w:szCs w:val="24"/>
            <w:rtl/>
          </w:rPr>
          <w:delText>است</w:delText>
        </w:r>
        <w:r w:rsidRPr="00A9272B" w:rsidDel="00A9272B">
          <w:rPr>
            <w:rFonts w:cs="B Nazanin"/>
            <w:sz w:val="24"/>
            <w:szCs w:val="24"/>
            <w:rtl/>
          </w:rPr>
          <w:delText xml:space="preserve"> </w:delText>
        </w:r>
        <w:r w:rsidRPr="00A9272B" w:rsidDel="00A9272B">
          <w:rPr>
            <w:rFonts w:cs="B Nazanin" w:hint="cs"/>
            <w:sz w:val="24"/>
            <w:szCs w:val="24"/>
            <w:rtl/>
          </w:rPr>
          <w:delText>که</w:delText>
        </w:r>
        <w:r w:rsidRPr="00A9272B" w:rsidDel="00A9272B">
          <w:rPr>
            <w:rFonts w:cs="B Nazanin"/>
            <w:sz w:val="24"/>
            <w:szCs w:val="24"/>
            <w:rtl/>
          </w:rPr>
          <w:delText xml:space="preserve"> </w:delText>
        </w:r>
        <w:r w:rsidRPr="00A9272B" w:rsidDel="00A9272B">
          <w:rPr>
            <w:rFonts w:cs="B Nazanin" w:hint="cs"/>
            <w:sz w:val="24"/>
            <w:szCs w:val="24"/>
            <w:rtl/>
          </w:rPr>
          <w:delText>نسبت</w:delText>
        </w:r>
        <w:r w:rsidRPr="00A9272B" w:rsidDel="00A9272B">
          <w:rPr>
            <w:rFonts w:cs="B Nazanin"/>
            <w:sz w:val="24"/>
            <w:szCs w:val="24"/>
            <w:rtl/>
          </w:rPr>
          <w:delText xml:space="preserve"> </w:delText>
        </w:r>
        <w:r w:rsidRPr="00A9272B" w:rsidDel="00A9272B">
          <w:rPr>
            <w:rFonts w:cs="B Nazanin" w:hint="cs"/>
            <w:sz w:val="24"/>
            <w:szCs w:val="24"/>
            <w:rtl/>
          </w:rPr>
          <w:delText>به</w:delText>
        </w:r>
        <w:r w:rsidRPr="00A9272B" w:rsidDel="00A9272B">
          <w:rPr>
            <w:rFonts w:cs="B Nazanin"/>
            <w:sz w:val="24"/>
            <w:szCs w:val="24"/>
            <w:rtl/>
          </w:rPr>
          <w:delText xml:space="preserve"> </w:delText>
        </w:r>
        <w:r w:rsidRPr="00A9272B" w:rsidDel="00A9272B">
          <w:rPr>
            <w:rFonts w:cs="B Nazanin" w:hint="cs"/>
            <w:sz w:val="24"/>
            <w:szCs w:val="24"/>
            <w:rtl/>
          </w:rPr>
          <w:delText>نسخه‌های</w:delText>
        </w:r>
        <w:r w:rsidRPr="00A9272B" w:rsidDel="00A9272B">
          <w:rPr>
            <w:rFonts w:cs="B Nazanin"/>
            <w:sz w:val="24"/>
            <w:szCs w:val="24"/>
            <w:rtl/>
          </w:rPr>
          <w:delText xml:space="preserve"> </w:delText>
        </w:r>
        <w:r w:rsidRPr="00A9272B" w:rsidDel="00A9272B">
          <w:rPr>
            <w:rFonts w:cs="B Nazanin" w:hint="cs"/>
            <w:sz w:val="24"/>
            <w:szCs w:val="24"/>
            <w:rtl/>
          </w:rPr>
          <w:delText>پیشین</w:delText>
        </w:r>
        <w:r w:rsidRPr="00A9272B" w:rsidDel="00A9272B">
          <w:rPr>
            <w:rFonts w:cs="B Nazanin"/>
            <w:sz w:val="24"/>
            <w:szCs w:val="24"/>
            <w:rtl/>
          </w:rPr>
          <w:delText xml:space="preserve"> </w:delText>
        </w:r>
        <w:r w:rsidRPr="00A9272B" w:rsidDel="00A9272B">
          <w:rPr>
            <w:rFonts w:cs="B Nazanin" w:hint="cs"/>
            <w:sz w:val="24"/>
            <w:szCs w:val="24"/>
            <w:rtl/>
          </w:rPr>
          <w:delText>دقت</w:delText>
        </w:r>
        <w:r w:rsidRPr="00A9272B" w:rsidDel="00A9272B">
          <w:rPr>
            <w:rFonts w:cs="B Nazanin"/>
            <w:sz w:val="24"/>
            <w:szCs w:val="24"/>
            <w:rtl/>
          </w:rPr>
          <w:delText xml:space="preserve"> </w:delText>
        </w:r>
        <w:r w:rsidRPr="00A9272B" w:rsidDel="00A9272B">
          <w:rPr>
            <w:rFonts w:cs="B Nazanin" w:hint="cs"/>
            <w:sz w:val="24"/>
            <w:szCs w:val="24"/>
            <w:rtl/>
          </w:rPr>
          <w:delText>بالاتری</w:delText>
        </w:r>
        <w:r w:rsidRPr="00A9272B" w:rsidDel="00A9272B">
          <w:rPr>
            <w:rFonts w:cs="B Nazanin"/>
            <w:sz w:val="24"/>
            <w:szCs w:val="24"/>
            <w:rtl/>
          </w:rPr>
          <w:delText xml:space="preserve"> </w:delText>
        </w:r>
        <w:r w:rsidRPr="00A9272B" w:rsidDel="00A9272B">
          <w:rPr>
            <w:rFonts w:cs="B Nazanin" w:hint="cs"/>
            <w:sz w:val="24"/>
            <w:szCs w:val="24"/>
            <w:rtl/>
          </w:rPr>
          <w:delText>دارد</w:delText>
        </w:r>
        <w:r w:rsidRPr="00A9272B" w:rsidDel="00A9272B">
          <w:rPr>
            <w:rFonts w:cs="B Nazanin"/>
            <w:sz w:val="24"/>
            <w:szCs w:val="24"/>
            <w:rtl/>
          </w:rPr>
          <w:delText>.</w:delText>
        </w:r>
      </w:del>
    </w:p>
    <w:p w14:paraId="5A08D493" w14:textId="480E1DB4" w:rsidR="001A560C" w:rsidRPr="00A9272B" w:rsidDel="00A9272B" w:rsidRDefault="001A560C" w:rsidP="001A560C">
      <w:pPr>
        <w:bidi/>
        <w:jc w:val="both"/>
        <w:rPr>
          <w:del w:id="4" w:author="Fatemeh Mohammadi" w:date="2025-06-10T12:30:00Z"/>
          <w:rFonts w:cs="B Nazanin"/>
          <w:sz w:val="24"/>
          <w:szCs w:val="24"/>
        </w:rPr>
      </w:pPr>
      <w:del w:id="5" w:author="Fatemeh Mohammadi" w:date="2025-06-10T12:30:00Z">
        <w:r w:rsidRPr="00A9272B" w:rsidDel="00A9272B">
          <w:rPr>
            <w:rFonts w:cs="B Nazanin" w:hint="cs"/>
            <w:sz w:val="24"/>
            <w:szCs w:val="24"/>
            <w:rtl/>
          </w:rPr>
          <w:delText>در</w:delText>
        </w:r>
        <w:r w:rsidRPr="00A9272B" w:rsidDel="00A9272B">
          <w:rPr>
            <w:rFonts w:cs="B Nazanin"/>
            <w:sz w:val="24"/>
            <w:szCs w:val="24"/>
            <w:rtl/>
          </w:rPr>
          <w:delText xml:space="preserve"> </w:delText>
        </w:r>
        <w:r w:rsidRPr="00A9272B" w:rsidDel="00A9272B">
          <w:rPr>
            <w:rFonts w:cs="B Nazanin" w:hint="cs"/>
            <w:sz w:val="24"/>
            <w:szCs w:val="24"/>
            <w:rtl/>
          </w:rPr>
          <w:delText>مقایسه</w:delText>
        </w:r>
        <w:r w:rsidRPr="00A9272B" w:rsidDel="00A9272B">
          <w:rPr>
            <w:rFonts w:cs="B Nazanin"/>
            <w:sz w:val="24"/>
            <w:szCs w:val="24"/>
            <w:rtl/>
          </w:rPr>
          <w:delText xml:space="preserve"> </w:delText>
        </w:r>
        <w:r w:rsidRPr="00A9272B" w:rsidDel="00A9272B">
          <w:rPr>
            <w:rFonts w:cs="B Nazanin" w:hint="cs"/>
            <w:sz w:val="24"/>
            <w:szCs w:val="24"/>
            <w:rtl/>
          </w:rPr>
          <w:delText>با</w:delText>
        </w:r>
        <w:r w:rsidRPr="00A9272B" w:rsidDel="00A9272B">
          <w:rPr>
            <w:rFonts w:cs="B Nazanin"/>
            <w:sz w:val="24"/>
            <w:szCs w:val="24"/>
            <w:rtl/>
          </w:rPr>
          <w:delText xml:space="preserve"> </w:delText>
        </w:r>
        <w:r w:rsidRPr="00A9272B" w:rsidDel="00A9272B">
          <w:rPr>
            <w:rFonts w:cs="B Nazanin" w:hint="cs"/>
            <w:sz w:val="24"/>
            <w:szCs w:val="24"/>
            <w:rtl/>
          </w:rPr>
          <w:delText>مدل</w:delText>
        </w:r>
        <w:r w:rsidRPr="00A9272B" w:rsidDel="00A9272B">
          <w:rPr>
            <w:rFonts w:cs="B Nazanin"/>
            <w:sz w:val="24"/>
            <w:szCs w:val="24"/>
            <w:rtl/>
          </w:rPr>
          <w:delText xml:space="preserve"> </w:delText>
        </w:r>
        <w:r w:rsidRPr="00A9272B" w:rsidDel="00A9272B">
          <w:rPr>
            <w:rFonts w:cs="B Nazanin" w:hint="cs"/>
            <w:sz w:val="24"/>
            <w:szCs w:val="24"/>
            <w:rtl/>
          </w:rPr>
          <w:delText>قبلی،</w:delText>
        </w:r>
        <w:r w:rsidRPr="00A9272B" w:rsidDel="00A9272B">
          <w:rPr>
            <w:rFonts w:cs="B Nazanin"/>
            <w:sz w:val="24"/>
            <w:szCs w:val="24"/>
            <w:rtl/>
          </w:rPr>
          <w:delText xml:space="preserve"> </w:delText>
        </w:r>
        <w:r w:rsidRPr="00A9272B" w:rsidDel="00A9272B">
          <w:rPr>
            <w:rFonts w:cs="B Nazanin" w:hint="cs"/>
            <w:sz w:val="24"/>
            <w:szCs w:val="24"/>
            <w:rtl/>
          </w:rPr>
          <w:delText>به‌جز</w:delText>
        </w:r>
        <w:r w:rsidRPr="00A9272B" w:rsidDel="00A9272B">
          <w:rPr>
            <w:rFonts w:cs="B Nazanin"/>
            <w:sz w:val="24"/>
            <w:szCs w:val="24"/>
            <w:rtl/>
          </w:rPr>
          <w:delText xml:space="preserve"> </w:delText>
        </w:r>
        <w:r w:rsidRPr="00A9272B" w:rsidDel="00A9272B">
          <w:rPr>
            <w:rFonts w:cs="B Nazanin" w:hint="cs"/>
            <w:sz w:val="24"/>
            <w:szCs w:val="24"/>
            <w:rtl/>
          </w:rPr>
          <w:delText>شاخص</w:delText>
        </w:r>
        <w:r w:rsidRPr="00A9272B" w:rsidDel="00A9272B">
          <w:rPr>
            <w:rFonts w:cs="B Nazanin"/>
            <w:sz w:val="24"/>
            <w:szCs w:val="24"/>
            <w:rtl/>
          </w:rPr>
          <w:delText xml:space="preserve"> «</w:delText>
        </w:r>
        <w:r w:rsidRPr="00A9272B" w:rsidDel="00A9272B">
          <w:rPr>
            <w:rFonts w:cs="B Nazanin" w:hint="cs"/>
            <w:sz w:val="24"/>
            <w:szCs w:val="24"/>
            <w:rtl/>
          </w:rPr>
          <w:delText>پوشش</w:delText>
        </w:r>
        <w:r w:rsidRPr="00A9272B" w:rsidDel="00A9272B">
          <w:rPr>
            <w:rFonts w:cs="B Nazanin" w:hint="eastAsia"/>
            <w:sz w:val="24"/>
            <w:szCs w:val="24"/>
            <w:rtl/>
          </w:rPr>
          <w:delText>»</w:delText>
        </w:r>
        <w:r w:rsidRPr="00A9272B" w:rsidDel="00A9272B">
          <w:rPr>
            <w:rFonts w:cs="B Nazanin"/>
            <w:sz w:val="24"/>
            <w:szCs w:val="24"/>
            <w:rtl/>
          </w:rPr>
          <w:delText xml:space="preserve"> </w:delText>
        </w:r>
        <w:r w:rsidRPr="00A9272B" w:rsidDel="00A9272B">
          <w:rPr>
            <w:rFonts w:cs="B Nazanin" w:hint="cs"/>
            <w:sz w:val="24"/>
            <w:szCs w:val="24"/>
            <w:rtl/>
          </w:rPr>
          <w:delText>که</w:delText>
        </w:r>
        <w:r w:rsidRPr="00A9272B" w:rsidDel="00A9272B">
          <w:rPr>
            <w:rFonts w:cs="B Nazanin"/>
            <w:sz w:val="24"/>
            <w:szCs w:val="24"/>
            <w:rtl/>
          </w:rPr>
          <w:delText xml:space="preserve"> </w:delText>
        </w:r>
        <w:r w:rsidRPr="00A9272B" w:rsidDel="00A9272B">
          <w:rPr>
            <w:rFonts w:cs="B Nazanin" w:hint="cs"/>
            <w:sz w:val="24"/>
            <w:szCs w:val="24"/>
            <w:rtl/>
          </w:rPr>
          <w:delText>ثابت</w:delText>
        </w:r>
        <w:r w:rsidRPr="00A9272B" w:rsidDel="00A9272B">
          <w:rPr>
            <w:rFonts w:cs="B Nazanin"/>
            <w:sz w:val="24"/>
            <w:szCs w:val="24"/>
            <w:rtl/>
          </w:rPr>
          <w:delText xml:space="preserve"> </w:delText>
        </w:r>
        <w:r w:rsidRPr="00A9272B" w:rsidDel="00A9272B">
          <w:rPr>
            <w:rFonts w:cs="B Nazanin" w:hint="cs"/>
            <w:sz w:val="24"/>
            <w:szCs w:val="24"/>
            <w:rtl/>
          </w:rPr>
          <w:delText>مانده،</w:delText>
        </w:r>
        <w:r w:rsidRPr="00A9272B" w:rsidDel="00A9272B">
          <w:rPr>
            <w:rFonts w:cs="B Nazanin"/>
            <w:sz w:val="24"/>
            <w:szCs w:val="24"/>
            <w:rtl/>
          </w:rPr>
          <w:delText xml:space="preserve"> </w:delText>
        </w:r>
        <w:r w:rsidRPr="00A9272B" w:rsidDel="00A9272B">
          <w:rPr>
            <w:rFonts w:cs="B Nazanin" w:hint="cs"/>
            <w:sz w:val="24"/>
            <w:szCs w:val="24"/>
            <w:rtl/>
          </w:rPr>
          <w:delText>سایر</w:delText>
        </w:r>
        <w:r w:rsidRPr="00A9272B" w:rsidDel="00A9272B">
          <w:rPr>
            <w:rFonts w:cs="B Nazanin"/>
            <w:sz w:val="24"/>
            <w:szCs w:val="24"/>
            <w:rtl/>
          </w:rPr>
          <w:delText xml:space="preserve"> </w:delText>
        </w:r>
        <w:r w:rsidRPr="00A9272B" w:rsidDel="00A9272B">
          <w:rPr>
            <w:rFonts w:cs="B Nazanin" w:hint="cs"/>
            <w:sz w:val="24"/>
            <w:szCs w:val="24"/>
            <w:rtl/>
          </w:rPr>
          <w:delText>معیارهای</w:delText>
        </w:r>
        <w:r w:rsidRPr="00A9272B" w:rsidDel="00A9272B">
          <w:rPr>
            <w:rFonts w:cs="B Nazanin"/>
            <w:sz w:val="24"/>
            <w:szCs w:val="24"/>
            <w:rtl/>
          </w:rPr>
          <w:delText xml:space="preserve"> </w:delText>
        </w:r>
        <w:r w:rsidRPr="00A9272B" w:rsidDel="00A9272B">
          <w:rPr>
            <w:rFonts w:cs="B Nazanin" w:hint="cs"/>
            <w:sz w:val="24"/>
            <w:szCs w:val="24"/>
            <w:rtl/>
          </w:rPr>
          <w:delText>عملکرد</w:delText>
        </w:r>
        <w:r w:rsidRPr="00A9272B" w:rsidDel="00A9272B">
          <w:rPr>
            <w:rFonts w:cs="B Nazanin"/>
            <w:sz w:val="24"/>
            <w:szCs w:val="24"/>
            <w:rtl/>
          </w:rPr>
          <w:delText xml:space="preserve"> </w:delText>
        </w:r>
        <w:r w:rsidRPr="00A9272B" w:rsidDel="00A9272B">
          <w:rPr>
            <w:rFonts w:cs="B Nazanin" w:hint="cs"/>
            <w:sz w:val="24"/>
            <w:szCs w:val="24"/>
            <w:rtl/>
          </w:rPr>
          <w:delText>مدل</w:delText>
        </w:r>
        <w:r w:rsidRPr="00A9272B" w:rsidDel="00A9272B">
          <w:rPr>
            <w:rFonts w:cs="B Nazanin"/>
            <w:sz w:val="24"/>
            <w:szCs w:val="24"/>
            <w:rtl/>
          </w:rPr>
          <w:delText xml:space="preserve"> </w:delText>
        </w:r>
        <w:r w:rsidRPr="00A9272B" w:rsidDel="00A9272B">
          <w:rPr>
            <w:rFonts w:cs="B Nazanin" w:hint="cs"/>
            <w:sz w:val="24"/>
            <w:szCs w:val="24"/>
            <w:rtl/>
          </w:rPr>
          <w:delText>بهبود</w:delText>
        </w:r>
        <w:r w:rsidRPr="00A9272B" w:rsidDel="00A9272B">
          <w:rPr>
            <w:rFonts w:cs="B Nazanin"/>
            <w:sz w:val="24"/>
            <w:szCs w:val="24"/>
            <w:rtl/>
          </w:rPr>
          <w:delText xml:space="preserve"> </w:delText>
        </w:r>
        <w:r w:rsidRPr="00A9272B" w:rsidDel="00A9272B">
          <w:rPr>
            <w:rFonts w:cs="B Nazanin" w:hint="cs"/>
            <w:sz w:val="24"/>
            <w:szCs w:val="24"/>
            <w:rtl/>
          </w:rPr>
          <w:delText>چشم‌گیری</w:delText>
        </w:r>
        <w:r w:rsidRPr="00A9272B" w:rsidDel="00A9272B">
          <w:rPr>
            <w:rFonts w:cs="B Nazanin"/>
            <w:sz w:val="24"/>
            <w:szCs w:val="24"/>
            <w:rtl/>
          </w:rPr>
          <w:delText xml:space="preserve"> </w:delText>
        </w:r>
        <w:r w:rsidRPr="00A9272B" w:rsidDel="00A9272B">
          <w:rPr>
            <w:rFonts w:cs="B Nazanin" w:hint="cs"/>
            <w:sz w:val="24"/>
            <w:szCs w:val="24"/>
            <w:rtl/>
          </w:rPr>
          <w:delText>داشته‌اند</w:delText>
        </w:r>
        <w:r w:rsidRPr="00A9272B" w:rsidDel="00A9272B">
          <w:rPr>
            <w:rFonts w:cs="B Nazanin"/>
            <w:sz w:val="24"/>
            <w:szCs w:val="24"/>
            <w:rtl/>
          </w:rPr>
          <w:delText xml:space="preserve">. </w:delText>
        </w:r>
        <w:r w:rsidRPr="00A9272B" w:rsidDel="00A9272B">
          <w:rPr>
            <w:rFonts w:cs="B Nazanin" w:hint="cs"/>
            <w:sz w:val="24"/>
            <w:szCs w:val="24"/>
            <w:rtl/>
          </w:rPr>
          <w:delText>برای</w:delText>
        </w:r>
        <w:r w:rsidRPr="00A9272B" w:rsidDel="00A9272B">
          <w:rPr>
            <w:rFonts w:cs="B Nazanin"/>
            <w:sz w:val="24"/>
            <w:szCs w:val="24"/>
            <w:rtl/>
          </w:rPr>
          <w:delText xml:space="preserve"> </w:delText>
        </w:r>
        <w:r w:rsidRPr="00A9272B" w:rsidDel="00A9272B">
          <w:rPr>
            <w:rFonts w:cs="B Nazanin" w:hint="cs"/>
            <w:sz w:val="24"/>
            <w:szCs w:val="24"/>
            <w:rtl/>
          </w:rPr>
          <w:delText>مثال</w:delText>
        </w:r>
        <w:r w:rsidRPr="00A9272B" w:rsidDel="00A9272B">
          <w:rPr>
            <w:rFonts w:cs="B Nazanin"/>
            <w:sz w:val="24"/>
            <w:szCs w:val="24"/>
            <w:rtl/>
          </w:rPr>
          <w:delText>:</w:delText>
        </w:r>
      </w:del>
    </w:p>
    <w:p w14:paraId="053E5156" w14:textId="7DADDDEE" w:rsidR="001A560C" w:rsidRPr="00A9272B" w:rsidDel="00A9272B" w:rsidRDefault="001A560C" w:rsidP="001A560C">
      <w:pPr>
        <w:bidi/>
        <w:jc w:val="both"/>
        <w:rPr>
          <w:del w:id="6" w:author="Fatemeh Mohammadi" w:date="2025-06-10T12:30:00Z"/>
          <w:rFonts w:cs="B Nazanin"/>
          <w:sz w:val="24"/>
          <w:szCs w:val="24"/>
        </w:rPr>
      </w:pPr>
      <w:del w:id="7" w:author="Fatemeh Mohammadi" w:date="2025-06-10T12:30:00Z">
        <w:r w:rsidRPr="00A9272B" w:rsidDel="00A9272B">
          <w:rPr>
            <w:rFonts w:cs="B Nazanin" w:hint="cs"/>
            <w:sz w:val="24"/>
            <w:szCs w:val="24"/>
            <w:rtl/>
          </w:rPr>
          <w:delText>قدرت</w:delText>
        </w:r>
        <w:r w:rsidRPr="00A9272B" w:rsidDel="00A9272B">
          <w:rPr>
            <w:rFonts w:cs="B Nazanin"/>
            <w:sz w:val="24"/>
            <w:szCs w:val="24"/>
            <w:rtl/>
          </w:rPr>
          <w:delText xml:space="preserve"> </w:delText>
        </w:r>
        <w:r w:rsidRPr="00A9272B" w:rsidDel="00A9272B">
          <w:rPr>
            <w:rFonts w:cs="B Nazanin" w:hint="cs"/>
            <w:sz w:val="24"/>
            <w:szCs w:val="24"/>
            <w:rtl/>
          </w:rPr>
          <w:delText>تفکیک</w:delText>
        </w:r>
        <w:r w:rsidRPr="00A9272B" w:rsidDel="00A9272B">
          <w:rPr>
            <w:rFonts w:cs="B Nazanin"/>
            <w:sz w:val="24"/>
            <w:szCs w:val="24"/>
            <w:rtl/>
          </w:rPr>
          <w:delText xml:space="preserve"> </w:delText>
        </w:r>
        <w:r w:rsidRPr="00A9272B" w:rsidDel="00A9272B">
          <w:rPr>
            <w:rFonts w:cs="B Nazanin" w:hint="cs"/>
            <w:sz w:val="24"/>
            <w:szCs w:val="24"/>
            <w:rtl/>
          </w:rPr>
          <w:delText>مشتریان</w:delText>
        </w:r>
        <w:r w:rsidRPr="00A9272B" w:rsidDel="00A9272B">
          <w:rPr>
            <w:rFonts w:cs="B Nazanin"/>
            <w:sz w:val="24"/>
            <w:szCs w:val="24"/>
            <w:rtl/>
          </w:rPr>
          <w:delText xml:space="preserve"> </w:delText>
        </w:r>
        <w:r w:rsidRPr="00A9272B" w:rsidDel="00A9272B">
          <w:rPr>
            <w:rFonts w:cs="B Nazanin" w:hint="cs"/>
            <w:sz w:val="24"/>
            <w:szCs w:val="24"/>
            <w:rtl/>
          </w:rPr>
          <w:delText>خوش‌حساب</w:delText>
        </w:r>
        <w:r w:rsidRPr="00A9272B" w:rsidDel="00A9272B">
          <w:rPr>
            <w:rFonts w:cs="B Nazanin"/>
            <w:sz w:val="24"/>
            <w:szCs w:val="24"/>
            <w:rtl/>
          </w:rPr>
          <w:delText xml:space="preserve"> </w:delText>
        </w:r>
        <w:r w:rsidRPr="00A9272B" w:rsidDel="00A9272B">
          <w:rPr>
            <w:rFonts w:cs="B Nazanin" w:hint="cs"/>
            <w:sz w:val="24"/>
            <w:szCs w:val="24"/>
            <w:rtl/>
          </w:rPr>
          <w:delText>از</w:delText>
        </w:r>
        <w:r w:rsidRPr="00A9272B" w:rsidDel="00A9272B">
          <w:rPr>
            <w:rFonts w:cs="B Nazanin"/>
            <w:sz w:val="24"/>
            <w:szCs w:val="24"/>
            <w:rtl/>
          </w:rPr>
          <w:delText xml:space="preserve"> </w:delText>
        </w:r>
        <w:r w:rsidRPr="00A9272B" w:rsidDel="00A9272B">
          <w:rPr>
            <w:rFonts w:cs="B Nazanin" w:hint="cs"/>
            <w:sz w:val="24"/>
            <w:szCs w:val="24"/>
            <w:rtl/>
          </w:rPr>
          <w:delText>بدحساب،</w:delText>
        </w:r>
        <w:r w:rsidRPr="00A9272B" w:rsidDel="00A9272B">
          <w:rPr>
            <w:rFonts w:cs="B Nazanin"/>
            <w:sz w:val="24"/>
            <w:szCs w:val="24"/>
            <w:rtl/>
          </w:rPr>
          <w:delText xml:space="preserve"> </w:delText>
        </w:r>
        <w:r w:rsidRPr="00A9272B" w:rsidDel="00A9272B">
          <w:rPr>
            <w:rFonts w:cs="B Nazanin" w:hint="cs"/>
            <w:sz w:val="24"/>
            <w:szCs w:val="24"/>
            <w:rtl/>
          </w:rPr>
          <w:delText>حدود</w:delText>
        </w:r>
        <w:r w:rsidRPr="00A9272B" w:rsidDel="00A9272B">
          <w:rPr>
            <w:rFonts w:cs="B Nazanin"/>
            <w:sz w:val="24"/>
            <w:szCs w:val="24"/>
            <w:rtl/>
          </w:rPr>
          <w:delText xml:space="preserve"> </w:delText>
        </w:r>
        <w:r w:rsidRPr="00A9272B" w:rsidDel="00A9272B">
          <w:rPr>
            <w:rFonts w:cs="B Nazanin"/>
            <w:sz w:val="24"/>
            <w:szCs w:val="24"/>
            <w:rtl/>
            <w:lang w:bidi="fa-IR"/>
          </w:rPr>
          <w:delText>۱۸</w:delText>
        </w:r>
        <w:r w:rsidRPr="00A9272B" w:rsidDel="00A9272B">
          <w:rPr>
            <w:rFonts w:cs="B Nazanin"/>
            <w:sz w:val="24"/>
            <w:szCs w:val="24"/>
            <w:rtl/>
          </w:rPr>
          <w:delText xml:space="preserve"> </w:delText>
        </w:r>
        <w:r w:rsidRPr="00A9272B" w:rsidDel="00A9272B">
          <w:rPr>
            <w:rFonts w:cs="B Nazanin" w:hint="cs"/>
            <w:sz w:val="24"/>
            <w:szCs w:val="24"/>
            <w:rtl/>
          </w:rPr>
          <w:delText>درصد</w:delText>
        </w:r>
        <w:r w:rsidRPr="00A9272B" w:rsidDel="00A9272B">
          <w:rPr>
            <w:rFonts w:cs="B Nazanin"/>
            <w:sz w:val="24"/>
            <w:szCs w:val="24"/>
            <w:rtl/>
          </w:rPr>
          <w:delText xml:space="preserve"> </w:delText>
        </w:r>
        <w:r w:rsidRPr="00A9272B" w:rsidDel="00A9272B">
          <w:rPr>
            <w:rFonts w:cs="B Nazanin" w:hint="cs"/>
            <w:sz w:val="24"/>
            <w:szCs w:val="24"/>
            <w:rtl/>
          </w:rPr>
          <w:delText>افزایش</w:delText>
        </w:r>
        <w:r w:rsidRPr="00A9272B" w:rsidDel="00A9272B">
          <w:rPr>
            <w:rFonts w:cs="B Nazanin"/>
            <w:sz w:val="24"/>
            <w:szCs w:val="24"/>
            <w:rtl/>
          </w:rPr>
          <w:delText xml:space="preserve"> </w:delText>
        </w:r>
        <w:r w:rsidRPr="00A9272B" w:rsidDel="00A9272B">
          <w:rPr>
            <w:rFonts w:cs="B Nazanin" w:hint="cs"/>
            <w:sz w:val="24"/>
            <w:szCs w:val="24"/>
            <w:rtl/>
          </w:rPr>
          <w:delText>داشته</w:delText>
        </w:r>
        <w:r w:rsidRPr="00A9272B" w:rsidDel="00A9272B">
          <w:rPr>
            <w:rFonts w:cs="B Nazanin"/>
            <w:sz w:val="24"/>
            <w:szCs w:val="24"/>
            <w:rtl/>
          </w:rPr>
          <w:delText xml:space="preserve"> </w:delText>
        </w:r>
        <w:r w:rsidRPr="00A9272B" w:rsidDel="00A9272B">
          <w:rPr>
            <w:rFonts w:cs="B Nazanin" w:hint="cs"/>
            <w:sz w:val="24"/>
            <w:szCs w:val="24"/>
            <w:rtl/>
          </w:rPr>
          <w:delText>است</w:delText>
        </w:r>
        <w:r w:rsidDel="00A9272B">
          <w:rPr>
            <w:rFonts w:cs="B Nazanin" w:hint="cs"/>
            <w:sz w:val="24"/>
            <w:szCs w:val="24"/>
            <w:rtl/>
          </w:rPr>
          <w:delText xml:space="preserve"> و </w:delText>
        </w:r>
        <w:r w:rsidRPr="00A9272B" w:rsidDel="00A9272B">
          <w:rPr>
            <w:rFonts w:cs="B Nazanin" w:hint="cs"/>
            <w:sz w:val="24"/>
            <w:szCs w:val="24"/>
            <w:rtl/>
          </w:rPr>
          <w:delText>دقت</w:delText>
        </w:r>
        <w:r w:rsidRPr="00A9272B" w:rsidDel="00A9272B">
          <w:rPr>
            <w:rFonts w:cs="B Nazanin"/>
            <w:sz w:val="24"/>
            <w:szCs w:val="24"/>
            <w:rtl/>
          </w:rPr>
          <w:delText xml:space="preserve"> </w:delText>
        </w:r>
        <w:r w:rsidRPr="00A9272B" w:rsidDel="00A9272B">
          <w:rPr>
            <w:rFonts w:cs="B Nazanin" w:hint="cs"/>
            <w:sz w:val="24"/>
            <w:szCs w:val="24"/>
            <w:rtl/>
          </w:rPr>
          <w:delText>کلی</w:delText>
        </w:r>
        <w:r w:rsidRPr="00A9272B" w:rsidDel="00A9272B">
          <w:rPr>
            <w:rFonts w:cs="B Nazanin"/>
            <w:sz w:val="24"/>
            <w:szCs w:val="24"/>
            <w:rtl/>
          </w:rPr>
          <w:delText xml:space="preserve"> </w:delText>
        </w:r>
        <w:r w:rsidRPr="00A9272B" w:rsidDel="00A9272B">
          <w:rPr>
            <w:rFonts w:cs="B Nazanin" w:hint="cs"/>
            <w:sz w:val="24"/>
            <w:szCs w:val="24"/>
            <w:rtl/>
          </w:rPr>
          <w:delText>مدل</w:delText>
        </w:r>
        <w:r w:rsidRPr="00A9272B" w:rsidDel="00A9272B">
          <w:rPr>
            <w:rFonts w:cs="B Nazanin"/>
            <w:sz w:val="24"/>
            <w:szCs w:val="24"/>
            <w:rtl/>
          </w:rPr>
          <w:delText xml:space="preserve"> </w:delText>
        </w:r>
        <w:r w:rsidDel="00A9272B">
          <w:rPr>
            <w:rFonts w:cs="B Nazanin" w:hint="cs"/>
            <w:sz w:val="24"/>
            <w:szCs w:val="24"/>
            <w:rtl/>
          </w:rPr>
          <w:delText xml:space="preserve">نیز در تفکیک این مشتریان، 9 </w:delText>
        </w:r>
        <w:r w:rsidRPr="00A9272B" w:rsidDel="00A9272B">
          <w:rPr>
            <w:rFonts w:cs="B Nazanin" w:hint="cs"/>
            <w:sz w:val="24"/>
            <w:szCs w:val="24"/>
            <w:rtl/>
          </w:rPr>
          <w:delText>درصد</w:delText>
        </w:r>
        <w:r w:rsidRPr="00A9272B" w:rsidDel="00A9272B">
          <w:rPr>
            <w:rFonts w:cs="B Nazanin"/>
            <w:sz w:val="24"/>
            <w:szCs w:val="24"/>
            <w:rtl/>
          </w:rPr>
          <w:delText xml:space="preserve"> </w:delText>
        </w:r>
        <w:r w:rsidRPr="00A9272B" w:rsidDel="00A9272B">
          <w:rPr>
            <w:rFonts w:cs="B Nazanin" w:hint="cs"/>
            <w:sz w:val="24"/>
            <w:szCs w:val="24"/>
            <w:rtl/>
          </w:rPr>
          <w:delText>ارتقا</w:delText>
        </w:r>
        <w:r w:rsidRPr="00A9272B" w:rsidDel="00A9272B">
          <w:rPr>
            <w:rFonts w:cs="B Nazanin"/>
            <w:sz w:val="24"/>
            <w:szCs w:val="24"/>
            <w:rtl/>
          </w:rPr>
          <w:delText xml:space="preserve"> </w:delText>
        </w:r>
        <w:r w:rsidRPr="00A9272B" w:rsidDel="00A9272B">
          <w:rPr>
            <w:rFonts w:cs="B Nazanin" w:hint="cs"/>
            <w:sz w:val="24"/>
            <w:szCs w:val="24"/>
            <w:rtl/>
          </w:rPr>
          <w:delText>یافته</w:delText>
        </w:r>
        <w:r w:rsidRPr="00A9272B" w:rsidDel="00A9272B">
          <w:rPr>
            <w:rFonts w:cs="B Nazanin"/>
            <w:sz w:val="24"/>
            <w:szCs w:val="24"/>
            <w:rtl/>
          </w:rPr>
          <w:delText xml:space="preserve"> </w:delText>
        </w:r>
        <w:r w:rsidRPr="00A9272B" w:rsidDel="00A9272B">
          <w:rPr>
            <w:rFonts w:cs="B Nazanin" w:hint="cs"/>
            <w:sz w:val="24"/>
            <w:szCs w:val="24"/>
            <w:rtl/>
          </w:rPr>
          <w:delText>است</w:delText>
        </w:r>
        <w:r w:rsidRPr="00A9272B" w:rsidDel="00A9272B">
          <w:rPr>
            <w:rFonts w:cs="B Nazanin"/>
            <w:sz w:val="24"/>
            <w:szCs w:val="24"/>
            <w:rtl/>
          </w:rPr>
          <w:delText>.</w:delText>
        </w:r>
      </w:del>
    </w:p>
    <w:p w14:paraId="00EF7C83" w14:textId="77777777" w:rsidR="001A560C" w:rsidRPr="001A560C" w:rsidRDefault="001A560C" w:rsidP="001A560C">
      <w:pPr>
        <w:bidi/>
        <w:jc w:val="both"/>
        <w:rPr>
          <w:rFonts w:cs="B Nazanin"/>
          <w:b/>
          <w:bCs/>
          <w:sz w:val="24"/>
          <w:szCs w:val="24"/>
        </w:rPr>
      </w:pPr>
      <w:r w:rsidRPr="001A560C">
        <w:rPr>
          <w:rFonts w:cs="B Nazanin" w:hint="cs"/>
          <w:b/>
          <w:bCs/>
          <w:sz w:val="24"/>
          <w:szCs w:val="24"/>
          <w:rtl/>
        </w:rPr>
        <w:lastRenderedPageBreak/>
        <w:t>مدل</w:t>
      </w:r>
      <w:r w:rsidRPr="001A560C">
        <w:rPr>
          <w:rFonts w:cs="B Nazanin"/>
          <w:b/>
          <w:bCs/>
          <w:sz w:val="24"/>
          <w:szCs w:val="24"/>
          <w:rtl/>
        </w:rPr>
        <w:t xml:space="preserve"> </w:t>
      </w:r>
      <w:r w:rsidRPr="001A560C">
        <w:rPr>
          <w:rFonts w:cs="B Nazanin" w:hint="cs"/>
          <w:b/>
          <w:bCs/>
          <w:sz w:val="24"/>
          <w:szCs w:val="24"/>
          <w:rtl/>
        </w:rPr>
        <w:t>فقط</w:t>
      </w:r>
      <w:r w:rsidRPr="001A560C">
        <w:rPr>
          <w:rFonts w:cs="B Nazanin"/>
          <w:b/>
          <w:bCs/>
          <w:sz w:val="24"/>
          <w:szCs w:val="24"/>
          <w:rtl/>
        </w:rPr>
        <w:t xml:space="preserve"> </w:t>
      </w:r>
      <w:r w:rsidRPr="001A560C">
        <w:rPr>
          <w:rFonts w:cs="B Nazanin" w:hint="cs"/>
          <w:b/>
          <w:bCs/>
          <w:sz w:val="24"/>
          <w:szCs w:val="24"/>
          <w:rtl/>
        </w:rPr>
        <w:t>مختص</w:t>
      </w:r>
      <w:r w:rsidRPr="001A560C">
        <w:rPr>
          <w:rFonts w:cs="B Nazanin"/>
          <w:b/>
          <w:bCs/>
          <w:sz w:val="24"/>
          <w:szCs w:val="24"/>
          <w:rtl/>
        </w:rPr>
        <w:t xml:space="preserve"> </w:t>
      </w:r>
      <w:r w:rsidRPr="001A560C">
        <w:rPr>
          <w:rFonts w:cs="B Nazanin" w:hint="cs"/>
          <w:b/>
          <w:bCs/>
          <w:sz w:val="24"/>
          <w:szCs w:val="24"/>
          <w:rtl/>
        </w:rPr>
        <w:t>بانک‌ها</w:t>
      </w:r>
      <w:r w:rsidRPr="001A560C">
        <w:rPr>
          <w:rFonts w:cs="B Nazanin"/>
          <w:b/>
          <w:bCs/>
          <w:sz w:val="24"/>
          <w:szCs w:val="24"/>
          <w:rtl/>
        </w:rPr>
        <w:t xml:space="preserve"> </w:t>
      </w:r>
      <w:r w:rsidRPr="001A560C">
        <w:rPr>
          <w:rFonts w:cs="B Nazanin" w:hint="cs"/>
          <w:b/>
          <w:bCs/>
          <w:sz w:val="24"/>
          <w:szCs w:val="24"/>
          <w:rtl/>
        </w:rPr>
        <w:t>نیست</w:t>
      </w:r>
      <w:r w:rsidRPr="001A560C">
        <w:rPr>
          <w:rFonts w:cs="B Nazanin"/>
          <w:b/>
          <w:bCs/>
          <w:sz w:val="24"/>
          <w:szCs w:val="24"/>
          <w:rtl/>
        </w:rPr>
        <w:t>!</w:t>
      </w:r>
    </w:p>
    <w:p w14:paraId="41F71B7D" w14:textId="77777777" w:rsidR="00A9272B" w:rsidRPr="00A9272B" w:rsidRDefault="00A9272B" w:rsidP="00A9272B">
      <w:pPr>
        <w:bidi/>
        <w:jc w:val="both"/>
        <w:rPr>
          <w:ins w:id="8" w:author="Fatemeh Mohammadi" w:date="2025-06-10T12:25:00Z"/>
          <w:rFonts w:cs="B Nazanin"/>
          <w:sz w:val="24"/>
          <w:szCs w:val="24"/>
        </w:rPr>
      </w:pPr>
      <w:ins w:id="9" w:author="Fatemeh Mohammadi" w:date="2025-06-10T12:25:00Z">
        <w:r w:rsidRPr="00A9272B">
          <w:rPr>
            <w:rFonts w:cs="B Nazanin"/>
            <w:sz w:val="24"/>
            <w:szCs w:val="24"/>
            <w:rtl/>
          </w:rPr>
          <w:t xml:space="preserve">بسیاری از مردم تصور می‌کنند مدل‌های اعتبارسنجی صرفاً برای ارزیابی اعتبار اشخاص حقیقی و در حوزه بانکداری کاربرد دارند، در حالی که این مدل‌ها در طیف گسترده‌ای از صنایع و برای ارزیابی اشخاص </w:t>
        </w:r>
        <w:r w:rsidRPr="00A9272B">
          <w:rPr>
            <w:rFonts w:cs="B Nazanin"/>
            <w:b/>
            <w:bCs/>
            <w:sz w:val="24"/>
            <w:szCs w:val="24"/>
            <w:rtl/>
          </w:rPr>
          <w:t>حقوقی</w:t>
        </w:r>
        <w:r w:rsidRPr="00A9272B">
          <w:rPr>
            <w:rFonts w:cs="B Nazanin"/>
            <w:sz w:val="24"/>
            <w:szCs w:val="24"/>
            <w:rtl/>
          </w:rPr>
          <w:t xml:space="preserve"> نیز طراحی و به‌کار گرفته می‌شوند</w:t>
        </w:r>
        <w:r w:rsidRPr="00A9272B">
          <w:rPr>
            <w:rFonts w:cs="B Nazanin"/>
            <w:sz w:val="24"/>
            <w:szCs w:val="24"/>
          </w:rPr>
          <w:t>.</w:t>
        </w:r>
      </w:ins>
    </w:p>
    <w:p w14:paraId="3FE665AC" w14:textId="0E250440" w:rsidR="00A9272B" w:rsidRPr="00A9272B" w:rsidRDefault="00A9272B" w:rsidP="00A9272B">
      <w:pPr>
        <w:bidi/>
        <w:jc w:val="both"/>
        <w:rPr>
          <w:ins w:id="10" w:author="Fatemeh Mohammadi" w:date="2025-06-10T12:25:00Z"/>
          <w:rFonts w:cs="B Nazanin"/>
          <w:sz w:val="24"/>
          <w:szCs w:val="24"/>
        </w:rPr>
      </w:pPr>
      <w:ins w:id="11" w:author="Fatemeh Mohammadi" w:date="2025-06-10T12:28:00Z">
        <w:r w:rsidRPr="00A9272B">
          <w:rPr>
            <w:rFonts w:cs="B Nazanin" w:hint="cs"/>
            <w:sz w:val="24"/>
            <w:szCs w:val="24"/>
            <w:rtl/>
          </w:rPr>
          <w:t>با</w:t>
        </w:r>
        <w:r w:rsidRPr="00A9272B">
          <w:rPr>
            <w:rFonts w:cs="B Nazanin"/>
            <w:sz w:val="24"/>
            <w:szCs w:val="24"/>
            <w:rtl/>
          </w:rPr>
          <w:t xml:space="preserve"> </w:t>
        </w:r>
        <w:r w:rsidRPr="00A9272B">
          <w:rPr>
            <w:rFonts w:cs="B Nazanin" w:hint="cs"/>
            <w:sz w:val="24"/>
            <w:szCs w:val="24"/>
            <w:rtl/>
          </w:rPr>
          <w:t>گسترش</w:t>
        </w:r>
        <w:r w:rsidRPr="00A9272B">
          <w:rPr>
            <w:rFonts w:cs="B Nazanin"/>
            <w:sz w:val="24"/>
            <w:szCs w:val="24"/>
            <w:rtl/>
          </w:rPr>
          <w:t xml:space="preserve"> </w:t>
        </w:r>
        <w:r w:rsidRPr="00A9272B">
          <w:rPr>
            <w:rFonts w:cs="B Nazanin" w:hint="cs"/>
            <w:sz w:val="24"/>
            <w:szCs w:val="24"/>
            <w:rtl/>
          </w:rPr>
          <w:t>نیاز</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تحلیل</w:t>
        </w:r>
        <w:r w:rsidRPr="00A9272B">
          <w:rPr>
            <w:rFonts w:cs="B Nazanin"/>
            <w:sz w:val="24"/>
            <w:szCs w:val="24"/>
            <w:rtl/>
          </w:rPr>
          <w:t xml:space="preserve"> </w:t>
        </w:r>
        <w:r w:rsidRPr="00A9272B">
          <w:rPr>
            <w:rFonts w:cs="B Nazanin" w:hint="cs"/>
            <w:sz w:val="24"/>
            <w:szCs w:val="24"/>
            <w:rtl/>
          </w:rPr>
          <w:t>دقیق‌تر</w:t>
        </w:r>
        <w:r w:rsidRPr="00A9272B">
          <w:rPr>
            <w:rFonts w:cs="B Nazanin"/>
            <w:sz w:val="24"/>
            <w:szCs w:val="24"/>
            <w:rtl/>
          </w:rPr>
          <w:t xml:space="preserve"> </w:t>
        </w:r>
        <w:r w:rsidRPr="00A9272B">
          <w:rPr>
            <w:rFonts w:cs="B Nazanin" w:hint="cs"/>
            <w:sz w:val="24"/>
            <w:szCs w:val="24"/>
            <w:rtl/>
          </w:rPr>
          <w:t>رفتار</w:t>
        </w:r>
        <w:r w:rsidRPr="00A9272B">
          <w:rPr>
            <w:rFonts w:cs="B Nazanin"/>
            <w:sz w:val="24"/>
            <w:szCs w:val="24"/>
            <w:rtl/>
          </w:rPr>
          <w:t xml:space="preserve"> </w:t>
        </w:r>
        <w:r w:rsidRPr="00A9272B">
          <w:rPr>
            <w:rFonts w:cs="B Nazanin" w:hint="cs"/>
            <w:sz w:val="24"/>
            <w:szCs w:val="24"/>
            <w:rtl/>
          </w:rPr>
          <w:t>اعتباری</w:t>
        </w:r>
        <w:r w:rsidRPr="00A9272B">
          <w:rPr>
            <w:rFonts w:cs="B Nazanin"/>
            <w:sz w:val="24"/>
            <w:szCs w:val="24"/>
            <w:rtl/>
          </w:rPr>
          <w:t xml:space="preserve"> </w:t>
        </w:r>
        <w:r w:rsidRPr="00A9272B">
          <w:rPr>
            <w:rFonts w:cs="B Nazanin" w:hint="cs"/>
            <w:sz w:val="24"/>
            <w:szCs w:val="24"/>
            <w:rtl/>
          </w:rPr>
          <w:t>بنگاه‌ها،</w:t>
        </w:r>
        <w:r w:rsidRPr="00A9272B">
          <w:rPr>
            <w:rFonts w:cs="B Nazanin"/>
            <w:sz w:val="24"/>
            <w:szCs w:val="24"/>
            <w:rtl/>
          </w:rPr>
          <w:t xml:space="preserve"> </w:t>
        </w:r>
        <w:r w:rsidRPr="00A9272B">
          <w:rPr>
            <w:rFonts w:cs="B Nazanin" w:hint="cs"/>
            <w:sz w:val="24"/>
            <w:szCs w:val="24"/>
            <w:rtl/>
          </w:rPr>
          <w:t>مدل‌های</w:t>
        </w:r>
        <w:r w:rsidRPr="00A9272B">
          <w:rPr>
            <w:rFonts w:cs="B Nazanin"/>
            <w:sz w:val="24"/>
            <w:szCs w:val="24"/>
            <w:rtl/>
          </w:rPr>
          <w:t xml:space="preserve"> </w:t>
        </w:r>
        <w:r w:rsidRPr="00A9272B">
          <w:rPr>
            <w:rFonts w:cs="B Nazanin" w:hint="cs"/>
            <w:sz w:val="24"/>
            <w:szCs w:val="24"/>
            <w:rtl/>
          </w:rPr>
          <w:t>تخصصی</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اعتبارسنجی</w:t>
        </w:r>
        <w:r w:rsidRPr="00A9272B">
          <w:rPr>
            <w:rFonts w:cs="B Nazanin"/>
            <w:sz w:val="24"/>
            <w:szCs w:val="24"/>
            <w:rtl/>
          </w:rPr>
          <w:t xml:space="preserve"> </w:t>
        </w:r>
        <w:r w:rsidRPr="00A9272B">
          <w:rPr>
            <w:rFonts w:cs="B Nazanin" w:hint="cs"/>
            <w:sz w:val="24"/>
            <w:szCs w:val="24"/>
            <w:rtl/>
          </w:rPr>
          <w:t>اشخاص</w:t>
        </w:r>
        <w:r w:rsidRPr="00A9272B">
          <w:rPr>
            <w:rFonts w:cs="B Nazanin"/>
            <w:sz w:val="24"/>
            <w:szCs w:val="24"/>
            <w:rtl/>
          </w:rPr>
          <w:t xml:space="preserve"> </w:t>
        </w:r>
        <w:r w:rsidRPr="00A9272B">
          <w:rPr>
            <w:rFonts w:cs="B Nazanin" w:hint="cs"/>
            <w:sz w:val="24"/>
            <w:szCs w:val="24"/>
            <w:rtl/>
          </w:rPr>
          <w:t>حقوقی</w:t>
        </w:r>
        <w:r w:rsidRPr="00A9272B">
          <w:rPr>
            <w:rFonts w:cs="B Nazanin"/>
            <w:sz w:val="24"/>
            <w:szCs w:val="24"/>
            <w:rtl/>
          </w:rPr>
          <w:t xml:space="preserve"> </w:t>
        </w:r>
        <w:r w:rsidRPr="00A9272B">
          <w:rPr>
            <w:rFonts w:cs="B Nazanin" w:hint="cs"/>
            <w:sz w:val="24"/>
            <w:szCs w:val="24"/>
            <w:rtl/>
          </w:rPr>
          <w:t>توسعه</w:t>
        </w:r>
        <w:r w:rsidRPr="00A9272B">
          <w:rPr>
            <w:rFonts w:cs="B Nazanin"/>
            <w:sz w:val="24"/>
            <w:szCs w:val="24"/>
            <w:rtl/>
          </w:rPr>
          <w:t xml:space="preserve"> </w:t>
        </w:r>
        <w:r w:rsidRPr="00A9272B">
          <w:rPr>
            <w:rFonts w:cs="B Nazanin" w:hint="cs"/>
            <w:sz w:val="24"/>
            <w:szCs w:val="24"/>
            <w:rtl/>
          </w:rPr>
          <w:t>یافته‌اند</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نسبت</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مدل‌های</w:t>
        </w:r>
        <w:r w:rsidRPr="00A9272B">
          <w:rPr>
            <w:rFonts w:cs="B Nazanin"/>
            <w:sz w:val="24"/>
            <w:szCs w:val="24"/>
            <w:rtl/>
          </w:rPr>
          <w:t xml:space="preserve"> </w:t>
        </w:r>
        <w:r w:rsidRPr="00A9272B">
          <w:rPr>
            <w:rFonts w:cs="B Nazanin" w:hint="cs"/>
            <w:sz w:val="24"/>
            <w:szCs w:val="24"/>
            <w:rtl/>
          </w:rPr>
          <w:t>اولیه،</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دقت</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قابلیت</w:t>
        </w:r>
        <w:r w:rsidRPr="00A9272B">
          <w:rPr>
            <w:rFonts w:cs="B Nazanin"/>
            <w:sz w:val="24"/>
            <w:szCs w:val="24"/>
            <w:rtl/>
          </w:rPr>
          <w:t xml:space="preserve"> </w:t>
        </w:r>
        <w:r w:rsidRPr="00A9272B">
          <w:rPr>
            <w:rFonts w:cs="B Nazanin" w:hint="cs"/>
            <w:sz w:val="24"/>
            <w:szCs w:val="24"/>
            <w:rtl/>
          </w:rPr>
          <w:t>پیش‌بینی</w:t>
        </w:r>
        <w:r w:rsidRPr="00A9272B">
          <w:rPr>
            <w:rFonts w:cs="B Nazanin"/>
            <w:sz w:val="24"/>
            <w:szCs w:val="24"/>
            <w:rtl/>
          </w:rPr>
          <w:t xml:space="preserve"> </w:t>
        </w:r>
        <w:r w:rsidRPr="00A9272B">
          <w:rPr>
            <w:rFonts w:cs="B Nazanin" w:hint="cs"/>
            <w:sz w:val="24"/>
            <w:szCs w:val="24"/>
            <w:rtl/>
          </w:rPr>
          <w:t>بیشتری</w:t>
        </w:r>
        <w:r w:rsidRPr="00A9272B">
          <w:rPr>
            <w:rFonts w:cs="B Nazanin"/>
            <w:sz w:val="24"/>
            <w:szCs w:val="24"/>
            <w:rtl/>
          </w:rPr>
          <w:t xml:space="preserve"> </w:t>
        </w:r>
        <w:r w:rsidRPr="00A9272B">
          <w:rPr>
            <w:rFonts w:cs="B Nazanin" w:hint="cs"/>
            <w:sz w:val="24"/>
            <w:szCs w:val="24"/>
            <w:rtl/>
          </w:rPr>
          <w:t>برخوردارند</w:t>
        </w:r>
        <w:r w:rsidRPr="00A9272B">
          <w:rPr>
            <w:rFonts w:cs="B Nazanin"/>
            <w:sz w:val="24"/>
            <w:szCs w:val="24"/>
            <w:rtl/>
          </w:rPr>
          <w:t>.</w:t>
        </w:r>
        <w:r w:rsidRPr="00A9272B">
          <w:rPr>
            <w:rFonts w:cs="B Nazanin"/>
            <w:sz w:val="24"/>
            <w:szCs w:val="24"/>
            <w:rtl/>
          </w:rPr>
          <w:t xml:space="preserve"> </w:t>
        </w:r>
      </w:ins>
      <w:ins w:id="12" w:author="Fatemeh Mohammadi" w:date="2025-06-10T12:25:00Z">
        <w:r w:rsidRPr="00A9272B">
          <w:rPr>
            <w:rFonts w:cs="B Nazanin"/>
            <w:sz w:val="24"/>
            <w:szCs w:val="24"/>
            <w:rtl/>
          </w:rPr>
          <w:t>این مدل‌ها در ارزیابی ریسک مشتریان حقوقی برای فعالیت‌هایی مانند فروش اقساطی در فروشگاه‌های بزرگ، تعیین نرخ بیمه‌نامه در شرکت‌های بیمه، اجاره تجهیزات در شرکت‌های لیزینگ و حتی در تخصیص یارانه‌ها یا حمایت‌های مالی توسط دولت‌ها، نقشی کلیدی ایفا می‌کنند</w:t>
        </w:r>
        <w:r w:rsidRPr="00A9272B">
          <w:rPr>
            <w:rFonts w:cs="B Nazanin"/>
            <w:sz w:val="24"/>
            <w:szCs w:val="24"/>
          </w:rPr>
          <w:t>.</w:t>
        </w:r>
      </w:ins>
    </w:p>
    <w:p w14:paraId="04D75A78" w14:textId="06B5BF7E" w:rsidR="00A9272B" w:rsidRPr="00A9272B" w:rsidRDefault="00A9272B" w:rsidP="00A9272B">
      <w:pPr>
        <w:bidi/>
        <w:jc w:val="both"/>
        <w:rPr>
          <w:ins w:id="13" w:author="Fatemeh Mohammadi" w:date="2025-06-10T12:25:00Z"/>
          <w:rFonts w:cs="B Nazanin"/>
          <w:sz w:val="24"/>
          <w:szCs w:val="24"/>
        </w:rPr>
      </w:pPr>
      <w:ins w:id="14" w:author="Fatemeh Mohammadi" w:date="2025-06-10T12:25:00Z">
        <w:r w:rsidRPr="00A9272B">
          <w:rPr>
            <w:rFonts w:cs="B Nazanin"/>
            <w:sz w:val="24"/>
            <w:szCs w:val="24"/>
            <w:rtl/>
          </w:rPr>
          <w:t>برای نمونه، شرکتی که دارای سابقه چک‌های برگشتی، بدهی مالیاتی یا سوابق اعتباری ضعیف باشد، در مدل امتیازدهی اعتباری نمره پایین‌تری کسب می‌کند. این موضوع می‌تواند مستقیماً بر تصمیم نهادهای مالی، تأمین‌کنندگان یا سرمایه‌گذاران برای همکاری با آن شرکت تأثیرگذار باشد</w:t>
        </w:r>
      </w:ins>
      <w:ins w:id="15" w:author="Fatemeh Mohammadi" w:date="2025-06-10T12:29:00Z">
        <w:r>
          <w:rPr>
            <w:rFonts w:cs="B Nazanin" w:hint="cs"/>
            <w:sz w:val="24"/>
            <w:szCs w:val="24"/>
            <w:rtl/>
          </w:rPr>
          <w:t>.</w:t>
        </w:r>
      </w:ins>
    </w:p>
    <w:p w14:paraId="7E885A65" w14:textId="0A1D4681" w:rsidR="001A560C" w:rsidRPr="00A9272B" w:rsidDel="00A9272B" w:rsidRDefault="001A560C" w:rsidP="001A560C">
      <w:pPr>
        <w:bidi/>
        <w:jc w:val="both"/>
        <w:rPr>
          <w:del w:id="16" w:author="Fatemeh Mohammadi" w:date="2025-06-10T12:25:00Z"/>
          <w:rFonts w:cs="B Nazanin"/>
          <w:sz w:val="24"/>
          <w:szCs w:val="24"/>
        </w:rPr>
      </w:pPr>
      <w:del w:id="17" w:author="Fatemeh Mohammadi" w:date="2025-06-10T12:25:00Z">
        <w:r w:rsidRPr="00A9272B" w:rsidDel="00A9272B">
          <w:rPr>
            <w:rFonts w:cs="B Nazanin" w:hint="cs"/>
            <w:sz w:val="24"/>
            <w:szCs w:val="24"/>
            <w:rtl/>
          </w:rPr>
          <w:delText>بسیاری</w:delText>
        </w:r>
        <w:r w:rsidRPr="00A9272B" w:rsidDel="00A9272B">
          <w:rPr>
            <w:rFonts w:cs="B Nazanin"/>
            <w:sz w:val="24"/>
            <w:szCs w:val="24"/>
            <w:rtl/>
          </w:rPr>
          <w:delText xml:space="preserve"> </w:delText>
        </w:r>
        <w:r w:rsidRPr="00A9272B" w:rsidDel="00A9272B">
          <w:rPr>
            <w:rFonts w:cs="B Nazanin" w:hint="cs"/>
            <w:sz w:val="24"/>
            <w:szCs w:val="24"/>
            <w:rtl/>
          </w:rPr>
          <w:delText>از</w:delText>
        </w:r>
        <w:r w:rsidRPr="00A9272B" w:rsidDel="00A9272B">
          <w:rPr>
            <w:rFonts w:cs="B Nazanin"/>
            <w:sz w:val="24"/>
            <w:szCs w:val="24"/>
            <w:rtl/>
          </w:rPr>
          <w:delText xml:space="preserve"> </w:delText>
        </w:r>
        <w:r w:rsidRPr="00A9272B" w:rsidDel="00A9272B">
          <w:rPr>
            <w:rFonts w:cs="B Nazanin" w:hint="cs"/>
            <w:sz w:val="24"/>
            <w:szCs w:val="24"/>
            <w:rtl/>
          </w:rPr>
          <w:delText>مردم</w:delText>
        </w:r>
        <w:r w:rsidRPr="00A9272B" w:rsidDel="00A9272B">
          <w:rPr>
            <w:rFonts w:cs="B Nazanin"/>
            <w:sz w:val="24"/>
            <w:szCs w:val="24"/>
            <w:rtl/>
          </w:rPr>
          <w:delText xml:space="preserve"> </w:delText>
        </w:r>
        <w:r w:rsidRPr="00A9272B" w:rsidDel="00A9272B">
          <w:rPr>
            <w:rFonts w:cs="B Nazanin" w:hint="cs"/>
            <w:sz w:val="24"/>
            <w:szCs w:val="24"/>
            <w:rtl/>
          </w:rPr>
          <w:delText>تصور</w:delText>
        </w:r>
        <w:r w:rsidRPr="00A9272B" w:rsidDel="00A9272B">
          <w:rPr>
            <w:rFonts w:cs="B Nazanin"/>
            <w:sz w:val="24"/>
            <w:szCs w:val="24"/>
            <w:rtl/>
          </w:rPr>
          <w:delText xml:space="preserve"> </w:delText>
        </w:r>
        <w:r w:rsidRPr="00A9272B" w:rsidDel="00A9272B">
          <w:rPr>
            <w:rFonts w:cs="B Nazanin" w:hint="cs"/>
            <w:sz w:val="24"/>
            <w:szCs w:val="24"/>
            <w:rtl/>
          </w:rPr>
          <w:delText>می‌کنند</w:delText>
        </w:r>
        <w:r w:rsidRPr="00A9272B" w:rsidDel="00A9272B">
          <w:rPr>
            <w:rFonts w:cs="B Nazanin"/>
            <w:sz w:val="24"/>
            <w:szCs w:val="24"/>
            <w:rtl/>
          </w:rPr>
          <w:delText xml:space="preserve"> </w:delText>
        </w:r>
        <w:r w:rsidRPr="00A9272B" w:rsidDel="00A9272B">
          <w:rPr>
            <w:rFonts w:cs="B Nazanin" w:hint="cs"/>
            <w:sz w:val="24"/>
            <w:szCs w:val="24"/>
            <w:rtl/>
          </w:rPr>
          <w:delText>مدل‌های</w:delText>
        </w:r>
        <w:r w:rsidRPr="00A9272B" w:rsidDel="00A9272B">
          <w:rPr>
            <w:rFonts w:cs="B Nazanin"/>
            <w:sz w:val="24"/>
            <w:szCs w:val="24"/>
            <w:rtl/>
          </w:rPr>
          <w:delText xml:space="preserve"> </w:delText>
        </w:r>
        <w:r w:rsidRPr="00A9272B" w:rsidDel="00A9272B">
          <w:rPr>
            <w:rFonts w:cs="B Nazanin" w:hint="cs"/>
            <w:sz w:val="24"/>
            <w:szCs w:val="24"/>
            <w:rtl/>
          </w:rPr>
          <w:delText>اعتبارسنجی</w:delText>
        </w:r>
        <w:r w:rsidRPr="00A9272B" w:rsidDel="00A9272B">
          <w:rPr>
            <w:rFonts w:cs="B Nazanin"/>
            <w:sz w:val="24"/>
            <w:szCs w:val="24"/>
            <w:rtl/>
          </w:rPr>
          <w:delText xml:space="preserve"> </w:delText>
        </w:r>
        <w:r w:rsidRPr="00A9272B" w:rsidDel="00A9272B">
          <w:rPr>
            <w:rFonts w:cs="B Nazanin" w:hint="cs"/>
            <w:sz w:val="24"/>
            <w:szCs w:val="24"/>
            <w:rtl/>
          </w:rPr>
          <w:delText>صرفاً</w:delText>
        </w:r>
        <w:r w:rsidRPr="00A9272B" w:rsidDel="00A9272B">
          <w:rPr>
            <w:rFonts w:cs="B Nazanin"/>
            <w:sz w:val="24"/>
            <w:szCs w:val="24"/>
            <w:rtl/>
          </w:rPr>
          <w:delText xml:space="preserve"> </w:delText>
        </w:r>
        <w:r w:rsidRPr="00A9272B" w:rsidDel="00A9272B">
          <w:rPr>
            <w:rFonts w:cs="B Nazanin" w:hint="cs"/>
            <w:sz w:val="24"/>
            <w:szCs w:val="24"/>
            <w:rtl/>
          </w:rPr>
          <w:delText>برای</w:delText>
        </w:r>
        <w:r w:rsidRPr="00A9272B" w:rsidDel="00A9272B">
          <w:rPr>
            <w:rFonts w:cs="B Nazanin"/>
            <w:sz w:val="24"/>
            <w:szCs w:val="24"/>
            <w:rtl/>
          </w:rPr>
          <w:delText xml:space="preserve"> </w:delText>
        </w:r>
        <w:r w:rsidRPr="00A9272B" w:rsidDel="00A9272B">
          <w:rPr>
            <w:rFonts w:cs="B Nazanin" w:hint="cs"/>
            <w:sz w:val="24"/>
            <w:szCs w:val="24"/>
            <w:rtl/>
          </w:rPr>
          <w:delText>بانک‌ها</w:delText>
        </w:r>
        <w:r w:rsidRPr="00A9272B" w:rsidDel="00A9272B">
          <w:rPr>
            <w:rFonts w:cs="B Nazanin"/>
            <w:sz w:val="24"/>
            <w:szCs w:val="24"/>
            <w:rtl/>
          </w:rPr>
          <w:delText xml:space="preserve"> </w:delText>
        </w:r>
        <w:r w:rsidRPr="00A9272B" w:rsidDel="00A9272B">
          <w:rPr>
            <w:rFonts w:cs="B Nazanin" w:hint="cs"/>
            <w:sz w:val="24"/>
            <w:szCs w:val="24"/>
            <w:rtl/>
          </w:rPr>
          <w:delText>طراحی</w:delText>
        </w:r>
        <w:r w:rsidRPr="00A9272B" w:rsidDel="00A9272B">
          <w:rPr>
            <w:rFonts w:cs="B Nazanin"/>
            <w:sz w:val="24"/>
            <w:szCs w:val="24"/>
            <w:rtl/>
          </w:rPr>
          <w:delText xml:space="preserve"> </w:delText>
        </w:r>
        <w:r w:rsidRPr="00A9272B" w:rsidDel="00A9272B">
          <w:rPr>
            <w:rFonts w:cs="B Nazanin" w:hint="cs"/>
            <w:sz w:val="24"/>
            <w:szCs w:val="24"/>
            <w:rtl/>
          </w:rPr>
          <w:delText>شده‌اند</w:delText>
        </w:r>
        <w:r w:rsidRPr="00A9272B" w:rsidDel="00A9272B">
          <w:rPr>
            <w:rFonts w:cs="B Nazanin"/>
            <w:sz w:val="24"/>
            <w:szCs w:val="24"/>
            <w:rtl/>
          </w:rPr>
          <w:delText xml:space="preserve">. </w:delText>
        </w:r>
        <w:r w:rsidRPr="00A9272B" w:rsidDel="00A9272B">
          <w:rPr>
            <w:rFonts w:cs="B Nazanin" w:hint="cs"/>
            <w:sz w:val="24"/>
            <w:szCs w:val="24"/>
            <w:rtl/>
          </w:rPr>
          <w:delText>اما</w:delText>
        </w:r>
        <w:r w:rsidRPr="00A9272B" w:rsidDel="00A9272B">
          <w:rPr>
            <w:rFonts w:cs="B Nazanin"/>
            <w:sz w:val="24"/>
            <w:szCs w:val="24"/>
            <w:rtl/>
          </w:rPr>
          <w:delText xml:space="preserve"> </w:delText>
        </w:r>
        <w:r w:rsidRPr="00A9272B" w:rsidDel="00A9272B">
          <w:rPr>
            <w:rFonts w:cs="B Nazanin" w:hint="cs"/>
            <w:sz w:val="24"/>
            <w:szCs w:val="24"/>
            <w:rtl/>
          </w:rPr>
          <w:delText>واقعیت</w:delText>
        </w:r>
        <w:r w:rsidRPr="00A9272B" w:rsidDel="00A9272B">
          <w:rPr>
            <w:rFonts w:cs="B Nazanin"/>
            <w:sz w:val="24"/>
            <w:szCs w:val="24"/>
            <w:rtl/>
          </w:rPr>
          <w:delText xml:space="preserve"> </w:delText>
        </w:r>
        <w:r w:rsidRPr="00A9272B" w:rsidDel="00A9272B">
          <w:rPr>
            <w:rFonts w:cs="B Nazanin" w:hint="cs"/>
            <w:sz w:val="24"/>
            <w:szCs w:val="24"/>
            <w:rtl/>
          </w:rPr>
          <w:delText>این</w:delText>
        </w:r>
        <w:r w:rsidRPr="00A9272B" w:rsidDel="00A9272B">
          <w:rPr>
            <w:rFonts w:cs="B Nazanin"/>
            <w:sz w:val="24"/>
            <w:szCs w:val="24"/>
            <w:rtl/>
          </w:rPr>
          <w:delText xml:space="preserve"> </w:delText>
        </w:r>
        <w:r w:rsidRPr="00A9272B" w:rsidDel="00A9272B">
          <w:rPr>
            <w:rFonts w:cs="B Nazanin" w:hint="cs"/>
            <w:sz w:val="24"/>
            <w:szCs w:val="24"/>
            <w:rtl/>
          </w:rPr>
          <w:delText>است</w:delText>
        </w:r>
        <w:r w:rsidRPr="00A9272B" w:rsidDel="00A9272B">
          <w:rPr>
            <w:rFonts w:cs="B Nazanin"/>
            <w:sz w:val="24"/>
            <w:szCs w:val="24"/>
            <w:rtl/>
          </w:rPr>
          <w:delText xml:space="preserve"> </w:delText>
        </w:r>
        <w:r w:rsidRPr="00A9272B" w:rsidDel="00A9272B">
          <w:rPr>
            <w:rFonts w:cs="B Nazanin" w:hint="cs"/>
            <w:sz w:val="24"/>
            <w:szCs w:val="24"/>
            <w:rtl/>
          </w:rPr>
          <w:delText>که</w:delText>
        </w:r>
        <w:r w:rsidRPr="00A9272B" w:rsidDel="00A9272B">
          <w:rPr>
            <w:rFonts w:cs="B Nazanin"/>
            <w:sz w:val="24"/>
            <w:szCs w:val="24"/>
            <w:rtl/>
          </w:rPr>
          <w:delText xml:space="preserve"> </w:delText>
        </w:r>
        <w:r w:rsidRPr="00A9272B" w:rsidDel="00A9272B">
          <w:rPr>
            <w:rFonts w:cs="B Nazanin" w:hint="cs"/>
            <w:sz w:val="24"/>
            <w:szCs w:val="24"/>
            <w:rtl/>
          </w:rPr>
          <w:delText>این</w:delText>
        </w:r>
        <w:r w:rsidRPr="00A9272B" w:rsidDel="00A9272B">
          <w:rPr>
            <w:rFonts w:cs="B Nazanin"/>
            <w:sz w:val="24"/>
            <w:szCs w:val="24"/>
            <w:rtl/>
          </w:rPr>
          <w:delText xml:space="preserve"> </w:delText>
        </w:r>
        <w:r w:rsidRPr="00A9272B" w:rsidDel="00A9272B">
          <w:rPr>
            <w:rFonts w:cs="B Nazanin" w:hint="cs"/>
            <w:sz w:val="24"/>
            <w:szCs w:val="24"/>
            <w:rtl/>
          </w:rPr>
          <w:delText>مدل‌ها</w:delText>
        </w:r>
        <w:r w:rsidRPr="00A9272B" w:rsidDel="00A9272B">
          <w:rPr>
            <w:rFonts w:cs="B Nazanin"/>
            <w:sz w:val="24"/>
            <w:szCs w:val="24"/>
            <w:rtl/>
          </w:rPr>
          <w:delText xml:space="preserve"> </w:delText>
        </w:r>
        <w:r w:rsidRPr="00A9272B" w:rsidDel="00A9272B">
          <w:rPr>
            <w:rFonts w:cs="B Nazanin" w:hint="cs"/>
            <w:sz w:val="24"/>
            <w:szCs w:val="24"/>
            <w:rtl/>
          </w:rPr>
          <w:delText>در</w:delText>
        </w:r>
        <w:r w:rsidRPr="00A9272B" w:rsidDel="00A9272B">
          <w:rPr>
            <w:rFonts w:cs="B Nazanin"/>
            <w:sz w:val="24"/>
            <w:szCs w:val="24"/>
            <w:rtl/>
          </w:rPr>
          <w:delText xml:space="preserve"> </w:delText>
        </w:r>
        <w:r w:rsidRPr="00A9272B" w:rsidDel="00A9272B">
          <w:rPr>
            <w:rFonts w:cs="B Nazanin" w:hint="cs"/>
            <w:sz w:val="24"/>
            <w:szCs w:val="24"/>
            <w:rtl/>
          </w:rPr>
          <w:delText>صنایع</w:delText>
        </w:r>
        <w:r w:rsidRPr="00A9272B" w:rsidDel="00A9272B">
          <w:rPr>
            <w:rFonts w:cs="B Nazanin"/>
            <w:sz w:val="24"/>
            <w:szCs w:val="24"/>
            <w:rtl/>
          </w:rPr>
          <w:delText xml:space="preserve"> </w:delText>
        </w:r>
        <w:r w:rsidRPr="00A9272B" w:rsidDel="00A9272B">
          <w:rPr>
            <w:rFonts w:cs="B Nazanin" w:hint="cs"/>
            <w:sz w:val="24"/>
            <w:szCs w:val="24"/>
            <w:rtl/>
          </w:rPr>
          <w:delText>مختلف</w:delText>
        </w:r>
        <w:r w:rsidRPr="00A9272B" w:rsidDel="00A9272B">
          <w:rPr>
            <w:rFonts w:cs="B Nazanin"/>
            <w:sz w:val="24"/>
            <w:szCs w:val="24"/>
            <w:rtl/>
          </w:rPr>
          <w:delText xml:space="preserve"> </w:delText>
        </w:r>
        <w:r w:rsidRPr="00A9272B" w:rsidDel="00A9272B">
          <w:rPr>
            <w:rFonts w:cs="B Nazanin" w:hint="cs"/>
            <w:sz w:val="24"/>
            <w:szCs w:val="24"/>
            <w:rtl/>
          </w:rPr>
          <w:delText>کاربرد</w:delText>
        </w:r>
        <w:r w:rsidRPr="00A9272B" w:rsidDel="00A9272B">
          <w:rPr>
            <w:rFonts w:cs="B Nazanin"/>
            <w:sz w:val="24"/>
            <w:szCs w:val="24"/>
            <w:rtl/>
          </w:rPr>
          <w:delText xml:space="preserve"> </w:delText>
        </w:r>
        <w:r w:rsidRPr="00A9272B" w:rsidDel="00A9272B">
          <w:rPr>
            <w:rFonts w:cs="B Nazanin" w:hint="cs"/>
            <w:sz w:val="24"/>
            <w:szCs w:val="24"/>
            <w:rtl/>
          </w:rPr>
          <w:delText>دارند</w:delText>
        </w:r>
        <w:r w:rsidRPr="00A9272B" w:rsidDel="00A9272B">
          <w:rPr>
            <w:rFonts w:cs="B Nazanin"/>
            <w:sz w:val="24"/>
            <w:szCs w:val="24"/>
            <w:rtl/>
          </w:rPr>
          <w:delText xml:space="preserve">. </w:delText>
        </w:r>
        <w:r w:rsidRPr="00A9272B" w:rsidDel="00A9272B">
          <w:rPr>
            <w:rFonts w:cs="B Nazanin" w:hint="cs"/>
            <w:sz w:val="24"/>
            <w:szCs w:val="24"/>
            <w:rtl/>
          </w:rPr>
          <w:delText>فروشگاه‌های</w:delText>
        </w:r>
        <w:r w:rsidRPr="00A9272B" w:rsidDel="00A9272B">
          <w:rPr>
            <w:rFonts w:cs="B Nazanin"/>
            <w:sz w:val="24"/>
            <w:szCs w:val="24"/>
            <w:rtl/>
          </w:rPr>
          <w:delText xml:space="preserve"> </w:delText>
        </w:r>
        <w:r w:rsidRPr="00A9272B" w:rsidDel="00A9272B">
          <w:rPr>
            <w:rFonts w:cs="B Nazanin" w:hint="cs"/>
            <w:sz w:val="24"/>
            <w:szCs w:val="24"/>
            <w:rtl/>
          </w:rPr>
          <w:delText>بزرگ</w:delText>
        </w:r>
        <w:r w:rsidRPr="00A9272B" w:rsidDel="00A9272B">
          <w:rPr>
            <w:rFonts w:cs="B Nazanin"/>
            <w:sz w:val="24"/>
            <w:szCs w:val="24"/>
            <w:rtl/>
          </w:rPr>
          <w:delText xml:space="preserve"> </w:delText>
        </w:r>
        <w:r w:rsidRPr="00A9272B" w:rsidDel="00A9272B">
          <w:rPr>
            <w:rFonts w:cs="B Nazanin" w:hint="cs"/>
            <w:sz w:val="24"/>
            <w:szCs w:val="24"/>
            <w:rtl/>
          </w:rPr>
          <w:delText>برای</w:delText>
        </w:r>
        <w:r w:rsidRPr="00A9272B" w:rsidDel="00A9272B">
          <w:rPr>
            <w:rFonts w:cs="B Nazanin"/>
            <w:sz w:val="24"/>
            <w:szCs w:val="24"/>
            <w:rtl/>
          </w:rPr>
          <w:delText xml:space="preserve"> </w:delText>
        </w:r>
        <w:r w:rsidRPr="00A9272B" w:rsidDel="00A9272B">
          <w:rPr>
            <w:rFonts w:cs="B Nazanin" w:hint="cs"/>
            <w:sz w:val="24"/>
            <w:szCs w:val="24"/>
            <w:rtl/>
          </w:rPr>
          <w:delText>فروش</w:delText>
        </w:r>
        <w:r w:rsidRPr="00A9272B" w:rsidDel="00A9272B">
          <w:rPr>
            <w:rFonts w:cs="B Nazanin"/>
            <w:sz w:val="24"/>
            <w:szCs w:val="24"/>
            <w:rtl/>
          </w:rPr>
          <w:delText xml:space="preserve"> </w:delText>
        </w:r>
        <w:r w:rsidRPr="00A9272B" w:rsidDel="00A9272B">
          <w:rPr>
            <w:rFonts w:cs="B Nazanin" w:hint="cs"/>
            <w:sz w:val="24"/>
            <w:szCs w:val="24"/>
            <w:rtl/>
          </w:rPr>
          <w:delText>اقساطی،</w:delText>
        </w:r>
        <w:r w:rsidRPr="00A9272B" w:rsidDel="00A9272B">
          <w:rPr>
            <w:rFonts w:cs="B Nazanin"/>
            <w:sz w:val="24"/>
            <w:szCs w:val="24"/>
            <w:rtl/>
          </w:rPr>
          <w:delText xml:space="preserve"> </w:delText>
        </w:r>
        <w:r w:rsidRPr="00A9272B" w:rsidDel="00A9272B">
          <w:rPr>
            <w:rFonts w:cs="B Nazanin" w:hint="cs"/>
            <w:sz w:val="24"/>
            <w:szCs w:val="24"/>
            <w:rtl/>
          </w:rPr>
          <w:delText>شرکت‌های</w:delText>
        </w:r>
        <w:r w:rsidRPr="00A9272B" w:rsidDel="00A9272B">
          <w:rPr>
            <w:rFonts w:cs="B Nazanin"/>
            <w:sz w:val="24"/>
            <w:szCs w:val="24"/>
            <w:rtl/>
          </w:rPr>
          <w:delText xml:space="preserve"> </w:delText>
        </w:r>
        <w:r w:rsidRPr="00A9272B" w:rsidDel="00A9272B">
          <w:rPr>
            <w:rFonts w:cs="B Nazanin" w:hint="cs"/>
            <w:sz w:val="24"/>
            <w:szCs w:val="24"/>
            <w:rtl/>
          </w:rPr>
          <w:delText>بیمه</w:delText>
        </w:r>
        <w:r w:rsidRPr="00A9272B" w:rsidDel="00A9272B">
          <w:rPr>
            <w:rFonts w:cs="B Nazanin"/>
            <w:sz w:val="24"/>
            <w:szCs w:val="24"/>
            <w:rtl/>
          </w:rPr>
          <w:delText xml:space="preserve"> </w:delText>
        </w:r>
        <w:r w:rsidRPr="00A9272B" w:rsidDel="00A9272B">
          <w:rPr>
            <w:rFonts w:cs="B Nazanin" w:hint="cs"/>
            <w:sz w:val="24"/>
            <w:szCs w:val="24"/>
            <w:rtl/>
          </w:rPr>
          <w:delText>برای</w:delText>
        </w:r>
        <w:r w:rsidRPr="00A9272B" w:rsidDel="00A9272B">
          <w:rPr>
            <w:rFonts w:cs="B Nazanin"/>
            <w:sz w:val="24"/>
            <w:szCs w:val="24"/>
            <w:rtl/>
          </w:rPr>
          <w:delText xml:space="preserve"> </w:delText>
        </w:r>
        <w:r w:rsidRPr="00A9272B" w:rsidDel="00A9272B">
          <w:rPr>
            <w:rFonts w:cs="B Nazanin" w:hint="cs"/>
            <w:sz w:val="24"/>
            <w:szCs w:val="24"/>
            <w:rtl/>
          </w:rPr>
          <w:delText>تعیین</w:delText>
        </w:r>
        <w:r w:rsidRPr="00A9272B" w:rsidDel="00A9272B">
          <w:rPr>
            <w:rFonts w:cs="B Nazanin"/>
            <w:sz w:val="24"/>
            <w:szCs w:val="24"/>
            <w:rtl/>
          </w:rPr>
          <w:delText xml:space="preserve"> </w:delText>
        </w:r>
        <w:r w:rsidRPr="00A9272B" w:rsidDel="00A9272B">
          <w:rPr>
            <w:rFonts w:cs="B Nazanin" w:hint="cs"/>
            <w:sz w:val="24"/>
            <w:szCs w:val="24"/>
            <w:rtl/>
          </w:rPr>
          <w:delText>نرخ</w:delText>
        </w:r>
        <w:r w:rsidRPr="00A9272B" w:rsidDel="00A9272B">
          <w:rPr>
            <w:rFonts w:cs="B Nazanin"/>
            <w:sz w:val="24"/>
            <w:szCs w:val="24"/>
            <w:rtl/>
          </w:rPr>
          <w:delText xml:space="preserve"> </w:delText>
        </w:r>
        <w:r w:rsidRPr="00A9272B" w:rsidDel="00A9272B">
          <w:rPr>
            <w:rFonts w:cs="B Nazanin" w:hint="cs"/>
            <w:sz w:val="24"/>
            <w:szCs w:val="24"/>
            <w:rtl/>
          </w:rPr>
          <w:delText>بیمه‌نامه،</w:delText>
        </w:r>
        <w:r w:rsidRPr="00A9272B" w:rsidDel="00A9272B">
          <w:rPr>
            <w:rFonts w:cs="B Nazanin"/>
            <w:sz w:val="24"/>
            <w:szCs w:val="24"/>
            <w:rtl/>
          </w:rPr>
          <w:delText xml:space="preserve"> </w:delText>
        </w:r>
        <w:r w:rsidRPr="00A9272B" w:rsidDel="00A9272B">
          <w:rPr>
            <w:rFonts w:cs="B Nazanin" w:hint="cs"/>
            <w:sz w:val="24"/>
            <w:szCs w:val="24"/>
            <w:rtl/>
          </w:rPr>
          <w:delText>شرکت‌های</w:delText>
        </w:r>
        <w:r w:rsidRPr="00A9272B" w:rsidDel="00A9272B">
          <w:rPr>
            <w:rFonts w:cs="B Nazanin"/>
            <w:sz w:val="24"/>
            <w:szCs w:val="24"/>
            <w:rtl/>
          </w:rPr>
          <w:delText xml:space="preserve"> </w:delText>
        </w:r>
        <w:r w:rsidRPr="00A9272B" w:rsidDel="00A9272B">
          <w:rPr>
            <w:rFonts w:cs="B Nazanin" w:hint="cs"/>
            <w:sz w:val="24"/>
            <w:szCs w:val="24"/>
            <w:rtl/>
          </w:rPr>
          <w:delText>لیزینگ</w:delText>
        </w:r>
        <w:r w:rsidRPr="00A9272B" w:rsidDel="00A9272B">
          <w:rPr>
            <w:rFonts w:cs="B Nazanin"/>
            <w:sz w:val="24"/>
            <w:szCs w:val="24"/>
            <w:rtl/>
          </w:rPr>
          <w:delText xml:space="preserve"> </w:delText>
        </w:r>
        <w:r w:rsidRPr="00A9272B" w:rsidDel="00A9272B">
          <w:rPr>
            <w:rFonts w:cs="B Nazanin" w:hint="cs"/>
            <w:sz w:val="24"/>
            <w:szCs w:val="24"/>
            <w:rtl/>
          </w:rPr>
          <w:delText>برای</w:delText>
        </w:r>
        <w:r w:rsidRPr="00A9272B" w:rsidDel="00A9272B">
          <w:rPr>
            <w:rFonts w:cs="B Nazanin"/>
            <w:sz w:val="24"/>
            <w:szCs w:val="24"/>
            <w:rtl/>
          </w:rPr>
          <w:delText xml:space="preserve"> </w:delText>
        </w:r>
        <w:r w:rsidRPr="00A9272B" w:rsidDel="00A9272B">
          <w:rPr>
            <w:rFonts w:cs="B Nazanin" w:hint="cs"/>
            <w:sz w:val="24"/>
            <w:szCs w:val="24"/>
            <w:rtl/>
          </w:rPr>
          <w:delText>اجاره</w:delText>
        </w:r>
        <w:r w:rsidRPr="00A9272B" w:rsidDel="00A9272B">
          <w:rPr>
            <w:rFonts w:cs="B Nazanin"/>
            <w:sz w:val="24"/>
            <w:szCs w:val="24"/>
            <w:rtl/>
          </w:rPr>
          <w:delText xml:space="preserve"> </w:delText>
        </w:r>
        <w:r w:rsidRPr="00A9272B" w:rsidDel="00A9272B">
          <w:rPr>
            <w:rFonts w:cs="B Nazanin" w:hint="cs"/>
            <w:sz w:val="24"/>
            <w:szCs w:val="24"/>
            <w:rtl/>
          </w:rPr>
          <w:delText>خودرو</w:delText>
        </w:r>
        <w:r w:rsidRPr="00A9272B" w:rsidDel="00A9272B">
          <w:rPr>
            <w:rFonts w:cs="B Nazanin"/>
            <w:sz w:val="24"/>
            <w:szCs w:val="24"/>
            <w:rtl/>
          </w:rPr>
          <w:delText xml:space="preserve"> </w:delText>
        </w:r>
        <w:r w:rsidRPr="00A9272B" w:rsidDel="00A9272B">
          <w:rPr>
            <w:rFonts w:cs="B Nazanin" w:hint="cs"/>
            <w:sz w:val="24"/>
            <w:szCs w:val="24"/>
            <w:rtl/>
          </w:rPr>
          <w:delText>و</w:delText>
        </w:r>
        <w:r w:rsidRPr="00A9272B" w:rsidDel="00A9272B">
          <w:rPr>
            <w:rFonts w:cs="B Nazanin"/>
            <w:sz w:val="24"/>
            <w:szCs w:val="24"/>
            <w:rtl/>
          </w:rPr>
          <w:delText xml:space="preserve"> </w:delText>
        </w:r>
        <w:r w:rsidRPr="00A9272B" w:rsidDel="00A9272B">
          <w:rPr>
            <w:rFonts w:cs="B Nazanin" w:hint="cs"/>
            <w:sz w:val="24"/>
            <w:szCs w:val="24"/>
            <w:rtl/>
          </w:rPr>
          <w:delText>تجهیزات،</w:delText>
        </w:r>
        <w:r w:rsidRPr="00A9272B" w:rsidDel="00A9272B">
          <w:rPr>
            <w:rFonts w:cs="B Nazanin"/>
            <w:sz w:val="24"/>
            <w:szCs w:val="24"/>
            <w:rtl/>
          </w:rPr>
          <w:delText xml:space="preserve"> </w:delText>
        </w:r>
        <w:r w:rsidRPr="00A9272B" w:rsidDel="00A9272B">
          <w:rPr>
            <w:rFonts w:cs="B Nazanin" w:hint="cs"/>
            <w:sz w:val="24"/>
            <w:szCs w:val="24"/>
            <w:rtl/>
          </w:rPr>
          <w:delText>و</w:delText>
        </w:r>
        <w:r w:rsidRPr="00A9272B" w:rsidDel="00A9272B">
          <w:rPr>
            <w:rFonts w:cs="B Nazanin"/>
            <w:sz w:val="24"/>
            <w:szCs w:val="24"/>
            <w:rtl/>
          </w:rPr>
          <w:delText xml:space="preserve"> </w:delText>
        </w:r>
        <w:r w:rsidRPr="00A9272B" w:rsidDel="00A9272B">
          <w:rPr>
            <w:rFonts w:cs="B Nazanin" w:hint="cs"/>
            <w:sz w:val="24"/>
            <w:szCs w:val="24"/>
            <w:rtl/>
          </w:rPr>
          <w:delText>حتی</w:delText>
        </w:r>
        <w:r w:rsidRPr="00A9272B" w:rsidDel="00A9272B">
          <w:rPr>
            <w:rFonts w:cs="B Nazanin"/>
            <w:sz w:val="24"/>
            <w:szCs w:val="24"/>
            <w:rtl/>
          </w:rPr>
          <w:delText xml:space="preserve"> </w:delText>
        </w:r>
        <w:r w:rsidRPr="00A9272B" w:rsidDel="00A9272B">
          <w:rPr>
            <w:rFonts w:cs="B Nazanin" w:hint="cs"/>
            <w:sz w:val="24"/>
            <w:szCs w:val="24"/>
            <w:rtl/>
          </w:rPr>
          <w:delText>دولت‌ها</w:delText>
        </w:r>
        <w:r w:rsidRPr="00A9272B" w:rsidDel="00A9272B">
          <w:rPr>
            <w:rFonts w:cs="B Nazanin"/>
            <w:sz w:val="24"/>
            <w:szCs w:val="24"/>
            <w:rtl/>
          </w:rPr>
          <w:delText xml:space="preserve"> </w:delText>
        </w:r>
        <w:r w:rsidRPr="00A9272B" w:rsidDel="00A9272B">
          <w:rPr>
            <w:rFonts w:cs="B Nazanin" w:hint="cs"/>
            <w:sz w:val="24"/>
            <w:szCs w:val="24"/>
            <w:rtl/>
          </w:rPr>
          <w:delText>برای</w:delText>
        </w:r>
        <w:r w:rsidRPr="00A9272B" w:rsidDel="00A9272B">
          <w:rPr>
            <w:rFonts w:cs="B Nazanin"/>
            <w:sz w:val="24"/>
            <w:szCs w:val="24"/>
            <w:rtl/>
          </w:rPr>
          <w:delText xml:space="preserve"> </w:delText>
        </w:r>
        <w:r w:rsidRPr="00A9272B" w:rsidDel="00A9272B">
          <w:rPr>
            <w:rFonts w:cs="B Nazanin" w:hint="cs"/>
            <w:sz w:val="24"/>
            <w:szCs w:val="24"/>
            <w:rtl/>
          </w:rPr>
          <w:delText>تخصیص</w:delText>
        </w:r>
        <w:r w:rsidRPr="00A9272B" w:rsidDel="00A9272B">
          <w:rPr>
            <w:rFonts w:cs="B Nazanin"/>
            <w:sz w:val="24"/>
            <w:szCs w:val="24"/>
            <w:rtl/>
          </w:rPr>
          <w:delText xml:space="preserve"> </w:delText>
        </w:r>
        <w:r w:rsidRPr="00A9272B" w:rsidDel="00A9272B">
          <w:rPr>
            <w:rFonts w:cs="B Nazanin" w:hint="cs"/>
            <w:sz w:val="24"/>
            <w:szCs w:val="24"/>
            <w:rtl/>
          </w:rPr>
          <w:delText>یارانه</w:delText>
        </w:r>
        <w:r w:rsidRPr="00A9272B" w:rsidDel="00A9272B">
          <w:rPr>
            <w:rFonts w:cs="B Nazanin"/>
            <w:sz w:val="24"/>
            <w:szCs w:val="24"/>
            <w:rtl/>
          </w:rPr>
          <w:delText xml:space="preserve"> </w:delText>
        </w:r>
        <w:r w:rsidRPr="00A9272B" w:rsidDel="00A9272B">
          <w:rPr>
            <w:rFonts w:cs="B Nazanin" w:hint="cs"/>
            <w:sz w:val="24"/>
            <w:szCs w:val="24"/>
            <w:rtl/>
          </w:rPr>
          <w:delText>یا</w:delText>
        </w:r>
        <w:r w:rsidRPr="00A9272B" w:rsidDel="00A9272B">
          <w:rPr>
            <w:rFonts w:cs="B Nazanin"/>
            <w:sz w:val="24"/>
            <w:szCs w:val="24"/>
            <w:rtl/>
          </w:rPr>
          <w:delText xml:space="preserve"> </w:delText>
        </w:r>
        <w:r w:rsidRPr="00A9272B" w:rsidDel="00A9272B">
          <w:rPr>
            <w:rFonts w:cs="B Nazanin" w:hint="cs"/>
            <w:sz w:val="24"/>
            <w:szCs w:val="24"/>
            <w:rtl/>
          </w:rPr>
          <w:delText>تسهیلات</w:delText>
        </w:r>
        <w:r w:rsidRPr="00A9272B" w:rsidDel="00A9272B">
          <w:rPr>
            <w:rFonts w:cs="B Nazanin"/>
            <w:sz w:val="24"/>
            <w:szCs w:val="24"/>
            <w:rtl/>
          </w:rPr>
          <w:delText xml:space="preserve"> </w:delText>
        </w:r>
        <w:r w:rsidRPr="00A9272B" w:rsidDel="00A9272B">
          <w:rPr>
            <w:rFonts w:cs="B Nazanin" w:hint="cs"/>
            <w:sz w:val="24"/>
            <w:szCs w:val="24"/>
            <w:rtl/>
          </w:rPr>
          <w:delText>حمایتی</w:delText>
        </w:r>
        <w:r w:rsidRPr="00A9272B" w:rsidDel="00A9272B">
          <w:rPr>
            <w:rFonts w:cs="B Nazanin"/>
            <w:sz w:val="24"/>
            <w:szCs w:val="24"/>
            <w:rtl/>
          </w:rPr>
          <w:delText xml:space="preserve"> </w:delText>
        </w:r>
        <w:r w:rsidRPr="00A9272B" w:rsidDel="00A9272B">
          <w:rPr>
            <w:rFonts w:cs="B Nazanin" w:hint="cs"/>
            <w:sz w:val="24"/>
            <w:szCs w:val="24"/>
            <w:rtl/>
          </w:rPr>
          <w:delText>می‌توانند</w:delText>
        </w:r>
        <w:r w:rsidRPr="00A9272B" w:rsidDel="00A9272B">
          <w:rPr>
            <w:rFonts w:cs="B Nazanin"/>
            <w:sz w:val="24"/>
            <w:szCs w:val="24"/>
            <w:rtl/>
          </w:rPr>
          <w:delText xml:space="preserve"> </w:delText>
        </w:r>
        <w:r w:rsidRPr="00A9272B" w:rsidDel="00A9272B">
          <w:rPr>
            <w:rFonts w:cs="B Nazanin" w:hint="cs"/>
            <w:sz w:val="24"/>
            <w:szCs w:val="24"/>
            <w:rtl/>
          </w:rPr>
          <w:delText>از</w:delText>
        </w:r>
        <w:r w:rsidRPr="00A9272B" w:rsidDel="00A9272B">
          <w:rPr>
            <w:rFonts w:cs="B Nazanin"/>
            <w:sz w:val="24"/>
            <w:szCs w:val="24"/>
            <w:rtl/>
          </w:rPr>
          <w:delText xml:space="preserve"> </w:delText>
        </w:r>
        <w:r w:rsidRPr="00A9272B" w:rsidDel="00A9272B">
          <w:rPr>
            <w:rFonts w:cs="B Nazanin" w:hint="cs"/>
            <w:sz w:val="24"/>
            <w:szCs w:val="24"/>
            <w:rtl/>
          </w:rPr>
          <w:delText>این</w:delText>
        </w:r>
        <w:r w:rsidRPr="00A9272B" w:rsidDel="00A9272B">
          <w:rPr>
            <w:rFonts w:cs="B Nazanin"/>
            <w:sz w:val="24"/>
            <w:szCs w:val="24"/>
            <w:rtl/>
          </w:rPr>
          <w:delText xml:space="preserve"> </w:delText>
        </w:r>
        <w:r w:rsidRPr="00A9272B" w:rsidDel="00A9272B">
          <w:rPr>
            <w:rFonts w:cs="B Nazanin" w:hint="cs"/>
            <w:sz w:val="24"/>
            <w:szCs w:val="24"/>
            <w:rtl/>
          </w:rPr>
          <w:delText>اطلاعات</w:delText>
        </w:r>
        <w:r w:rsidRPr="00A9272B" w:rsidDel="00A9272B">
          <w:rPr>
            <w:rFonts w:cs="B Nazanin"/>
            <w:sz w:val="24"/>
            <w:szCs w:val="24"/>
            <w:rtl/>
          </w:rPr>
          <w:delText xml:space="preserve"> </w:delText>
        </w:r>
        <w:r w:rsidRPr="00A9272B" w:rsidDel="00A9272B">
          <w:rPr>
            <w:rFonts w:cs="B Nazanin" w:hint="cs"/>
            <w:sz w:val="24"/>
            <w:szCs w:val="24"/>
            <w:rtl/>
          </w:rPr>
          <w:delText>بهره</w:delText>
        </w:r>
        <w:r w:rsidRPr="00A9272B" w:rsidDel="00A9272B">
          <w:rPr>
            <w:rFonts w:cs="B Nazanin"/>
            <w:sz w:val="24"/>
            <w:szCs w:val="24"/>
            <w:rtl/>
          </w:rPr>
          <w:delText xml:space="preserve"> </w:delText>
        </w:r>
        <w:r w:rsidRPr="00A9272B" w:rsidDel="00A9272B">
          <w:rPr>
            <w:rFonts w:cs="B Nazanin" w:hint="cs"/>
            <w:sz w:val="24"/>
            <w:szCs w:val="24"/>
            <w:rtl/>
          </w:rPr>
          <w:delText>ببرند</w:delText>
        </w:r>
        <w:r w:rsidRPr="00A9272B" w:rsidDel="00A9272B">
          <w:rPr>
            <w:rFonts w:cs="B Nazanin"/>
            <w:sz w:val="24"/>
            <w:szCs w:val="24"/>
            <w:rtl/>
          </w:rPr>
          <w:delText>.</w:delText>
        </w:r>
      </w:del>
    </w:p>
    <w:p w14:paraId="5000C65C" w14:textId="12BB995C" w:rsidR="001A560C" w:rsidRPr="00A9272B" w:rsidDel="00A9272B" w:rsidRDefault="001A560C" w:rsidP="001A560C">
      <w:pPr>
        <w:bidi/>
        <w:jc w:val="both"/>
        <w:rPr>
          <w:del w:id="18" w:author="Fatemeh Mohammadi" w:date="2025-06-10T12:25:00Z"/>
          <w:rFonts w:cs="B Nazanin"/>
          <w:sz w:val="24"/>
          <w:szCs w:val="24"/>
        </w:rPr>
      </w:pPr>
      <w:del w:id="19" w:author="Fatemeh Mohammadi" w:date="2025-06-10T12:25:00Z">
        <w:r w:rsidRPr="00A9272B" w:rsidDel="00A9272B">
          <w:rPr>
            <w:rFonts w:cs="B Nazanin" w:hint="cs"/>
            <w:sz w:val="24"/>
            <w:szCs w:val="24"/>
            <w:rtl/>
          </w:rPr>
          <w:delText>در</w:delText>
        </w:r>
        <w:r w:rsidRPr="00A9272B" w:rsidDel="00A9272B">
          <w:rPr>
            <w:rFonts w:cs="B Nazanin"/>
            <w:sz w:val="24"/>
            <w:szCs w:val="24"/>
            <w:rtl/>
          </w:rPr>
          <w:delText xml:space="preserve"> </w:delText>
        </w:r>
        <w:r w:rsidRPr="00A9272B" w:rsidDel="00A9272B">
          <w:rPr>
            <w:rFonts w:cs="B Nazanin" w:hint="cs"/>
            <w:sz w:val="24"/>
            <w:szCs w:val="24"/>
            <w:rtl/>
          </w:rPr>
          <w:delText>نسخه‌های</w:delText>
        </w:r>
        <w:r w:rsidRPr="00A9272B" w:rsidDel="00A9272B">
          <w:rPr>
            <w:rFonts w:cs="B Nazanin"/>
            <w:sz w:val="24"/>
            <w:szCs w:val="24"/>
            <w:rtl/>
          </w:rPr>
          <w:delText xml:space="preserve"> </w:delText>
        </w:r>
        <w:r w:rsidRPr="00A9272B" w:rsidDel="00A9272B">
          <w:rPr>
            <w:rFonts w:cs="B Nazanin" w:hint="cs"/>
            <w:sz w:val="24"/>
            <w:szCs w:val="24"/>
            <w:rtl/>
          </w:rPr>
          <w:delText>جدیدتر،</w:delText>
        </w:r>
        <w:r w:rsidRPr="00A9272B" w:rsidDel="00A9272B">
          <w:rPr>
            <w:rFonts w:cs="B Nazanin"/>
            <w:sz w:val="24"/>
            <w:szCs w:val="24"/>
            <w:rtl/>
          </w:rPr>
          <w:delText xml:space="preserve"> </w:delText>
        </w:r>
        <w:r w:rsidRPr="00A9272B" w:rsidDel="00A9272B">
          <w:rPr>
            <w:rFonts w:cs="B Nazanin" w:hint="cs"/>
            <w:sz w:val="24"/>
            <w:szCs w:val="24"/>
            <w:rtl/>
          </w:rPr>
          <w:delText>مدل‌های</w:delText>
        </w:r>
        <w:r w:rsidRPr="00A9272B" w:rsidDel="00A9272B">
          <w:rPr>
            <w:rFonts w:cs="B Nazanin"/>
            <w:sz w:val="24"/>
            <w:szCs w:val="24"/>
            <w:rtl/>
          </w:rPr>
          <w:delText xml:space="preserve"> </w:delText>
        </w:r>
        <w:r w:rsidRPr="00A9272B" w:rsidDel="00A9272B">
          <w:rPr>
            <w:rFonts w:cs="B Nazanin" w:hint="cs"/>
            <w:sz w:val="24"/>
            <w:szCs w:val="24"/>
            <w:rtl/>
          </w:rPr>
          <w:delText>اختصاصی</w:delText>
        </w:r>
        <w:r w:rsidRPr="00A9272B" w:rsidDel="00A9272B">
          <w:rPr>
            <w:rFonts w:cs="B Nazanin"/>
            <w:sz w:val="24"/>
            <w:szCs w:val="24"/>
            <w:rtl/>
          </w:rPr>
          <w:delText xml:space="preserve"> </w:delText>
        </w:r>
        <w:r w:rsidRPr="00A9272B" w:rsidDel="00A9272B">
          <w:rPr>
            <w:rFonts w:cs="B Nazanin" w:hint="cs"/>
            <w:sz w:val="24"/>
            <w:szCs w:val="24"/>
            <w:rtl/>
          </w:rPr>
          <w:delText>برای</w:delText>
        </w:r>
        <w:r w:rsidRPr="00A9272B" w:rsidDel="00A9272B">
          <w:rPr>
            <w:rFonts w:cs="B Nazanin"/>
            <w:sz w:val="24"/>
            <w:szCs w:val="24"/>
            <w:rtl/>
          </w:rPr>
          <w:delText xml:space="preserve"> </w:delText>
        </w:r>
        <w:r w:rsidRPr="00A9272B" w:rsidDel="00A9272B">
          <w:rPr>
            <w:rFonts w:cs="B Nazanin" w:hint="cs"/>
            <w:sz w:val="24"/>
            <w:szCs w:val="24"/>
            <w:rtl/>
          </w:rPr>
          <w:delText>اشخاص</w:delText>
        </w:r>
        <w:r w:rsidRPr="00A9272B" w:rsidDel="00A9272B">
          <w:rPr>
            <w:rFonts w:cs="B Nazanin"/>
            <w:sz w:val="24"/>
            <w:szCs w:val="24"/>
            <w:rtl/>
          </w:rPr>
          <w:delText xml:space="preserve"> </w:delText>
        </w:r>
        <w:r w:rsidRPr="00A9272B" w:rsidDel="00A9272B">
          <w:rPr>
            <w:rFonts w:cs="B Nazanin" w:hint="cs"/>
            <w:sz w:val="24"/>
            <w:szCs w:val="24"/>
            <w:rtl/>
          </w:rPr>
          <w:delText>حقوقی</w:delText>
        </w:r>
        <w:r w:rsidRPr="00A9272B" w:rsidDel="00A9272B">
          <w:rPr>
            <w:rFonts w:cs="B Nazanin"/>
            <w:sz w:val="24"/>
            <w:szCs w:val="24"/>
            <w:rtl/>
          </w:rPr>
          <w:delText xml:space="preserve"> </w:delText>
        </w:r>
        <w:r w:rsidRPr="00A9272B" w:rsidDel="00A9272B">
          <w:rPr>
            <w:rFonts w:cs="B Nazanin" w:hint="cs"/>
            <w:sz w:val="24"/>
            <w:szCs w:val="24"/>
            <w:rtl/>
          </w:rPr>
          <w:delText>نیز</w:delText>
        </w:r>
        <w:r w:rsidRPr="00A9272B" w:rsidDel="00A9272B">
          <w:rPr>
            <w:rFonts w:cs="B Nazanin"/>
            <w:sz w:val="24"/>
            <w:szCs w:val="24"/>
            <w:rtl/>
          </w:rPr>
          <w:delText xml:space="preserve"> </w:delText>
        </w:r>
        <w:r w:rsidRPr="00A9272B" w:rsidDel="00A9272B">
          <w:rPr>
            <w:rFonts w:cs="B Nazanin" w:hint="cs"/>
            <w:sz w:val="24"/>
            <w:szCs w:val="24"/>
            <w:rtl/>
          </w:rPr>
          <w:delText>طراحی</w:delText>
        </w:r>
        <w:r w:rsidRPr="00A9272B" w:rsidDel="00A9272B">
          <w:rPr>
            <w:rFonts w:cs="B Nazanin"/>
            <w:sz w:val="24"/>
            <w:szCs w:val="24"/>
            <w:rtl/>
          </w:rPr>
          <w:delText xml:space="preserve"> </w:delText>
        </w:r>
        <w:r w:rsidRPr="00A9272B" w:rsidDel="00A9272B">
          <w:rPr>
            <w:rFonts w:cs="B Nazanin" w:hint="cs"/>
            <w:sz w:val="24"/>
            <w:szCs w:val="24"/>
            <w:rtl/>
          </w:rPr>
          <w:delText>شده</w:delText>
        </w:r>
        <w:r w:rsidRPr="00A9272B" w:rsidDel="00A9272B">
          <w:rPr>
            <w:rFonts w:cs="B Nazanin"/>
            <w:sz w:val="24"/>
            <w:szCs w:val="24"/>
            <w:rtl/>
          </w:rPr>
          <w:delText xml:space="preserve"> </w:delText>
        </w:r>
        <w:r w:rsidRPr="00A9272B" w:rsidDel="00A9272B">
          <w:rPr>
            <w:rFonts w:cs="B Nazanin" w:hint="cs"/>
            <w:sz w:val="24"/>
            <w:szCs w:val="24"/>
            <w:rtl/>
          </w:rPr>
          <w:delText>تا</w:delText>
        </w:r>
        <w:r w:rsidRPr="00A9272B" w:rsidDel="00A9272B">
          <w:rPr>
            <w:rFonts w:cs="B Nazanin"/>
            <w:sz w:val="24"/>
            <w:szCs w:val="24"/>
            <w:rtl/>
          </w:rPr>
          <w:delText xml:space="preserve"> </w:delText>
        </w:r>
        <w:r w:rsidRPr="00A9272B" w:rsidDel="00A9272B">
          <w:rPr>
            <w:rFonts w:cs="B Nazanin" w:hint="cs"/>
            <w:sz w:val="24"/>
            <w:szCs w:val="24"/>
            <w:rtl/>
          </w:rPr>
          <w:delText>بتوانند</w:delText>
        </w:r>
        <w:r w:rsidRPr="00A9272B" w:rsidDel="00A9272B">
          <w:rPr>
            <w:rFonts w:cs="B Nazanin"/>
            <w:sz w:val="24"/>
            <w:szCs w:val="24"/>
            <w:rtl/>
          </w:rPr>
          <w:delText xml:space="preserve"> </w:delText>
        </w:r>
        <w:r w:rsidRPr="00A9272B" w:rsidDel="00A9272B">
          <w:rPr>
            <w:rFonts w:cs="B Nazanin" w:hint="cs"/>
            <w:sz w:val="24"/>
            <w:szCs w:val="24"/>
            <w:rtl/>
          </w:rPr>
          <w:delText>با</w:delText>
        </w:r>
        <w:r w:rsidRPr="00A9272B" w:rsidDel="00A9272B">
          <w:rPr>
            <w:rFonts w:cs="B Nazanin"/>
            <w:sz w:val="24"/>
            <w:szCs w:val="24"/>
            <w:rtl/>
          </w:rPr>
          <w:delText xml:space="preserve"> </w:delText>
        </w:r>
        <w:r w:rsidRPr="00A9272B" w:rsidDel="00A9272B">
          <w:rPr>
            <w:rFonts w:cs="B Nazanin" w:hint="cs"/>
            <w:sz w:val="24"/>
            <w:szCs w:val="24"/>
            <w:rtl/>
          </w:rPr>
          <w:delText>دقت</w:delText>
        </w:r>
        <w:r w:rsidRPr="00A9272B" w:rsidDel="00A9272B">
          <w:rPr>
            <w:rFonts w:cs="B Nazanin"/>
            <w:sz w:val="24"/>
            <w:szCs w:val="24"/>
            <w:rtl/>
          </w:rPr>
          <w:delText xml:space="preserve"> </w:delText>
        </w:r>
        <w:r w:rsidRPr="00A9272B" w:rsidDel="00A9272B">
          <w:rPr>
            <w:rFonts w:cs="B Nazanin" w:hint="cs"/>
            <w:sz w:val="24"/>
            <w:szCs w:val="24"/>
            <w:rtl/>
          </w:rPr>
          <w:delText>بیشتری</w:delText>
        </w:r>
        <w:r w:rsidRPr="00A9272B" w:rsidDel="00A9272B">
          <w:rPr>
            <w:rFonts w:cs="B Nazanin"/>
            <w:sz w:val="24"/>
            <w:szCs w:val="24"/>
            <w:rtl/>
          </w:rPr>
          <w:delText xml:space="preserve"> </w:delText>
        </w:r>
        <w:r w:rsidRPr="00A9272B" w:rsidDel="00A9272B">
          <w:rPr>
            <w:rFonts w:cs="B Nazanin" w:hint="cs"/>
            <w:sz w:val="24"/>
            <w:szCs w:val="24"/>
            <w:rtl/>
          </w:rPr>
          <w:delText>عملکرد</w:delText>
        </w:r>
        <w:r w:rsidRPr="00A9272B" w:rsidDel="00A9272B">
          <w:rPr>
            <w:rFonts w:cs="B Nazanin"/>
            <w:sz w:val="24"/>
            <w:szCs w:val="24"/>
            <w:rtl/>
          </w:rPr>
          <w:delText xml:space="preserve"> </w:delText>
        </w:r>
        <w:r w:rsidRPr="00A9272B" w:rsidDel="00A9272B">
          <w:rPr>
            <w:rFonts w:cs="B Nazanin" w:hint="cs"/>
            <w:sz w:val="24"/>
            <w:szCs w:val="24"/>
            <w:rtl/>
          </w:rPr>
          <w:delText>مالی</w:delText>
        </w:r>
        <w:r w:rsidRPr="00A9272B" w:rsidDel="00A9272B">
          <w:rPr>
            <w:rFonts w:cs="B Nazanin"/>
            <w:sz w:val="24"/>
            <w:szCs w:val="24"/>
            <w:rtl/>
          </w:rPr>
          <w:delText xml:space="preserve"> </w:delText>
        </w:r>
        <w:r w:rsidRPr="00A9272B" w:rsidDel="00A9272B">
          <w:rPr>
            <w:rFonts w:cs="B Nazanin" w:hint="cs"/>
            <w:sz w:val="24"/>
            <w:szCs w:val="24"/>
            <w:rtl/>
          </w:rPr>
          <w:delText>و</w:delText>
        </w:r>
        <w:r w:rsidRPr="00A9272B" w:rsidDel="00A9272B">
          <w:rPr>
            <w:rFonts w:cs="B Nazanin"/>
            <w:sz w:val="24"/>
            <w:szCs w:val="24"/>
            <w:rtl/>
          </w:rPr>
          <w:delText xml:space="preserve"> </w:delText>
        </w:r>
        <w:r w:rsidRPr="00A9272B" w:rsidDel="00A9272B">
          <w:rPr>
            <w:rFonts w:cs="B Nazanin" w:hint="cs"/>
            <w:sz w:val="24"/>
            <w:szCs w:val="24"/>
            <w:rtl/>
          </w:rPr>
          <w:delText>تعهدات</w:delText>
        </w:r>
        <w:r w:rsidRPr="00A9272B" w:rsidDel="00A9272B">
          <w:rPr>
            <w:rFonts w:cs="B Nazanin"/>
            <w:sz w:val="24"/>
            <w:szCs w:val="24"/>
            <w:rtl/>
          </w:rPr>
          <w:delText xml:space="preserve"> </w:delText>
        </w:r>
        <w:r w:rsidRPr="00A9272B" w:rsidDel="00A9272B">
          <w:rPr>
            <w:rFonts w:cs="B Nazanin" w:hint="cs"/>
            <w:sz w:val="24"/>
            <w:szCs w:val="24"/>
            <w:rtl/>
          </w:rPr>
          <w:delText>شرکت‌ها</w:delText>
        </w:r>
        <w:r w:rsidRPr="00A9272B" w:rsidDel="00A9272B">
          <w:rPr>
            <w:rFonts w:cs="B Nazanin"/>
            <w:sz w:val="24"/>
            <w:szCs w:val="24"/>
            <w:rtl/>
          </w:rPr>
          <w:delText xml:space="preserve"> </w:delText>
        </w:r>
        <w:r w:rsidRPr="00A9272B" w:rsidDel="00A9272B">
          <w:rPr>
            <w:rFonts w:cs="B Nazanin" w:hint="cs"/>
            <w:sz w:val="24"/>
            <w:szCs w:val="24"/>
            <w:rtl/>
          </w:rPr>
          <w:delText>را</w:delText>
        </w:r>
        <w:r w:rsidRPr="00A9272B" w:rsidDel="00A9272B">
          <w:rPr>
            <w:rFonts w:cs="B Nazanin"/>
            <w:sz w:val="24"/>
            <w:szCs w:val="24"/>
            <w:rtl/>
          </w:rPr>
          <w:delText xml:space="preserve"> </w:delText>
        </w:r>
        <w:r w:rsidRPr="00A9272B" w:rsidDel="00A9272B">
          <w:rPr>
            <w:rFonts w:cs="B Nazanin" w:hint="cs"/>
            <w:sz w:val="24"/>
            <w:szCs w:val="24"/>
            <w:rtl/>
          </w:rPr>
          <w:delText>بسنجند</w:delText>
        </w:r>
        <w:r w:rsidRPr="00A9272B" w:rsidDel="00A9272B">
          <w:rPr>
            <w:rFonts w:cs="B Nazanin"/>
            <w:sz w:val="24"/>
            <w:szCs w:val="24"/>
            <w:rtl/>
          </w:rPr>
          <w:delText xml:space="preserve">. </w:delText>
        </w:r>
        <w:r w:rsidRPr="00A9272B" w:rsidDel="00A9272B">
          <w:rPr>
            <w:rFonts w:cs="B Nazanin" w:hint="cs"/>
            <w:sz w:val="24"/>
            <w:szCs w:val="24"/>
            <w:rtl/>
          </w:rPr>
          <w:delText>برای</w:delText>
        </w:r>
        <w:r w:rsidRPr="00A9272B" w:rsidDel="00A9272B">
          <w:rPr>
            <w:rFonts w:cs="B Nazanin"/>
            <w:sz w:val="24"/>
            <w:szCs w:val="24"/>
            <w:rtl/>
          </w:rPr>
          <w:delText xml:space="preserve"> </w:delText>
        </w:r>
        <w:r w:rsidRPr="00A9272B" w:rsidDel="00A9272B">
          <w:rPr>
            <w:rFonts w:cs="B Nazanin" w:hint="cs"/>
            <w:sz w:val="24"/>
            <w:szCs w:val="24"/>
            <w:rtl/>
          </w:rPr>
          <w:delText>مثال،</w:delText>
        </w:r>
        <w:r w:rsidRPr="00A9272B" w:rsidDel="00A9272B">
          <w:rPr>
            <w:rFonts w:cs="B Nazanin"/>
            <w:sz w:val="24"/>
            <w:szCs w:val="24"/>
            <w:rtl/>
          </w:rPr>
          <w:delText xml:space="preserve"> </w:delText>
        </w:r>
        <w:r w:rsidRPr="00A9272B" w:rsidDel="00A9272B">
          <w:rPr>
            <w:rFonts w:cs="B Nazanin" w:hint="cs"/>
            <w:sz w:val="24"/>
            <w:szCs w:val="24"/>
            <w:rtl/>
          </w:rPr>
          <w:delText>شرکتی</w:delText>
        </w:r>
        <w:r w:rsidRPr="00A9272B" w:rsidDel="00A9272B">
          <w:rPr>
            <w:rFonts w:cs="B Nazanin"/>
            <w:sz w:val="24"/>
            <w:szCs w:val="24"/>
            <w:rtl/>
          </w:rPr>
          <w:delText xml:space="preserve"> </w:delText>
        </w:r>
        <w:r w:rsidRPr="00A9272B" w:rsidDel="00A9272B">
          <w:rPr>
            <w:rFonts w:cs="B Nazanin" w:hint="cs"/>
            <w:sz w:val="24"/>
            <w:szCs w:val="24"/>
            <w:rtl/>
          </w:rPr>
          <w:delText>با</w:delText>
        </w:r>
        <w:r w:rsidRPr="00A9272B" w:rsidDel="00A9272B">
          <w:rPr>
            <w:rFonts w:cs="B Nazanin"/>
            <w:sz w:val="24"/>
            <w:szCs w:val="24"/>
            <w:rtl/>
          </w:rPr>
          <w:delText xml:space="preserve"> </w:delText>
        </w:r>
        <w:r w:rsidRPr="00A9272B" w:rsidDel="00A9272B">
          <w:rPr>
            <w:rFonts w:cs="B Nazanin" w:hint="cs"/>
            <w:sz w:val="24"/>
            <w:szCs w:val="24"/>
            <w:rtl/>
          </w:rPr>
          <w:delText>سابقه</w:delText>
        </w:r>
        <w:r w:rsidRPr="00A9272B" w:rsidDel="00A9272B">
          <w:rPr>
            <w:rFonts w:cs="B Nazanin"/>
            <w:sz w:val="24"/>
            <w:szCs w:val="24"/>
            <w:rtl/>
          </w:rPr>
          <w:delText xml:space="preserve"> </w:delText>
        </w:r>
        <w:r w:rsidRPr="00A9272B" w:rsidDel="00A9272B">
          <w:rPr>
            <w:rFonts w:cs="B Nazanin" w:hint="cs"/>
            <w:sz w:val="24"/>
            <w:szCs w:val="24"/>
            <w:rtl/>
          </w:rPr>
          <w:delText>چک‌های</w:delText>
        </w:r>
        <w:r w:rsidRPr="00A9272B" w:rsidDel="00A9272B">
          <w:rPr>
            <w:rFonts w:cs="B Nazanin"/>
            <w:sz w:val="24"/>
            <w:szCs w:val="24"/>
            <w:rtl/>
          </w:rPr>
          <w:delText xml:space="preserve"> </w:delText>
        </w:r>
        <w:r w:rsidRPr="00A9272B" w:rsidDel="00A9272B">
          <w:rPr>
            <w:rFonts w:cs="B Nazanin" w:hint="cs"/>
            <w:sz w:val="24"/>
            <w:szCs w:val="24"/>
            <w:rtl/>
          </w:rPr>
          <w:delText>برگشتی</w:delText>
        </w:r>
        <w:r w:rsidRPr="00A9272B" w:rsidDel="00A9272B">
          <w:rPr>
            <w:rFonts w:cs="B Nazanin"/>
            <w:sz w:val="24"/>
            <w:szCs w:val="24"/>
            <w:rtl/>
          </w:rPr>
          <w:delText xml:space="preserve"> </w:delText>
        </w:r>
        <w:r w:rsidRPr="00A9272B" w:rsidDel="00A9272B">
          <w:rPr>
            <w:rFonts w:cs="B Nazanin" w:hint="cs"/>
            <w:sz w:val="24"/>
            <w:szCs w:val="24"/>
            <w:rtl/>
          </w:rPr>
          <w:delText>یا</w:delText>
        </w:r>
        <w:r w:rsidRPr="00A9272B" w:rsidDel="00A9272B">
          <w:rPr>
            <w:rFonts w:cs="B Nazanin"/>
            <w:sz w:val="24"/>
            <w:szCs w:val="24"/>
            <w:rtl/>
          </w:rPr>
          <w:delText xml:space="preserve"> </w:delText>
        </w:r>
        <w:r w:rsidRPr="00A9272B" w:rsidDel="00A9272B">
          <w:rPr>
            <w:rFonts w:cs="B Nazanin" w:hint="cs"/>
            <w:sz w:val="24"/>
            <w:szCs w:val="24"/>
            <w:rtl/>
          </w:rPr>
          <w:delText>پرونده‌های</w:delText>
        </w:r>
        <w:r w:rsidRPr="00A9272B" w:rsidDel="00A9272B">
          <w:rPr>
            <w:rFonts w:cs="B Nazanin"/>
            <w:sz w:val="24"/>
            <w:szCs w:val="24"/>
            <w:rtl/>
          </w:rPr>
          <w:delText xml:space="preserve"> </w:delText>
        </w:r>
        <w:r w:rsidRPr="00A9272B" w:rsidDel="00A9272B">
          <w:rPr>
            <w:rFonts w:cs="B Nazanin" w:hint="cs"/>
            <w:sz w:val="24"/>
            <w:szCs w:val="24"/>
            <w:rtl/>
          </w:rPr>
          <w:delText>مالیاتی،</w:delText>
        </w:r>
        <w:r w:rsidRPr="00A9272B" w:rsidDel="00A9272B">
          <w:rPr>
            <w:rFonts w:cs="B Nazanin"/>
            <w:sz w:val="24"/>
            <w:szCs w:val="24"/>
            <w:rtl/>
          </w:rPr>
          <w:delText xml:space="preserve"> </w:delText>
        </w:r>
        <w:r w:rsidRPr="00A9272B" w:rsidDel="00A9272B">
          <w:rPr>
            <w:rFonts w:cs="B Nazanin" w:hint="cs"/>
            <w:sz w:val="24"/>
            <w:szCs w:val="24"/>
            <w:rtl/>
          </w:rPr>
          <w:delText>طبیعتاً</w:delText>
        </w:r>
        <w:r w:rsidRPr="00A9272B" w:rsidDel="00A9272B">
          <w:rPr>
            <w:rFonts w:cs="B Nazanin"/>
            <w:sz w:val="24"/>
            <w:szCs w:val="24"/>
            <w:rtl/>
          </w:rPr>
          <w:delText xml:space="preserve"> </w:delText>
        </w:r>
        <w:r w:rsidRPr="00A9272B" w:rsidDel="00A9272B">
          <w:rPr>
            <w:rFonts w:cs="B Nazanin" w:hint="cs"/>
            <w:sz w:val="24"/>
            <w:szCs w:val="24"/>
            <w:rtl/>
          </w:rPr>
          <w:delText>اعتبار</w:delText>
        </w:r>
        <w:r w:rsidRPr="00A9272B" w:rsidDel="00A9272B">
          <w:rPr>
            <w:rFonts w:cs="B Nazanin"/>
            <w:sz w:val="24"/>
            <w:szCs w:val="24"/>
            <w:rtl/>
          </w:rPr>
          <w:delText xml:space="preserve"> </w:delText>
        </w:r>
        <w:r w:rsidRPr="00A9272B" w:rsidDel="00A9272B">
          <w:rPr>
            <w:rFonts w:cs="B Nazanin" w:hint="cs"/>
            <w:sz w:val="24"/>
            <w:szCs w:val="24"/>
            <w:rtl/>
          </w:rPr>
          <w:delText>پایین‌تری</w:delText>
        </w:r>
        <w:r w:rsidRPr="00A9272B" w:rsidDel="00A9272B">
          <w:rPr>
            <w:rFonts w:cs="B Nazanin"/>
            <w:sz w:val="24"/>
            <w:szCs w:val="24"/>
            <w:rtl/>
          </w:rPr>
          <w:delText xml:space="preserve"> </w:delText>
        </w:r>
        <w:r w:rsidRPr="00A9272B" w:rsidDel="00A9272B">
          <w:rPr>
            <w:rFonts w:cs="B Nazanin" w:hint="cs"/>
            <w:sz w:val="24"/>
            <w:szCs w:val="24"/>
            <w:rtl/>
          </w:rPr>
          <w:delText>خواهد</w:delText>
        </w:r>
        <w:r w:rsidRPr="00A9272B" w:rsidDel="00A9272B">
          <w:rPr>
            <w:rFonts w:cs="B Nazanin"/>
            <w:sz w:val="24"/>
            <w:szCs w:val="24"/>
            <w:rtl/>
          </w:rPr>
          <w:delText xml:space="preserve"> </w:delText>
        </w:r>
        <w:r w:rsidRPr="00A9272B" w:rsidDel="00A9272B">
          <w:rPr>
            <w:rFonts w:cs="B Nazanin" w:hint="cs"/>
            <w:sz w:val="24"/>
            <w:szCs w:val="24"/>
            <w:rtl/>
          </w:rPr>
          <w:delText>داشت</w:delText>
        </w:r>
        <w:r w:rsidRPr="00A9272B" w:rsidDel="00A9272B">
          <w:rPr>
            <w:rFonts w:cs="B Nazanin"/>
            <w:sz w:val="24"/>
            <w:szCs w:val="24"/>
            <w:rtl/>
          </w:rPr>
          <w:delText xml:space="preserve"> </w:delText>
        </w:r>
        <w:r w:rsidRPr="00A9272B" w:rsidDel="00A9272B">
          <w:rPr>
            <w:rFonts w:cs="B Nazanin" w:hint="cs"/>
            <w:sz w:val="24"/>
            <w:szCs w:val="24"/>
            <w:rtl/>
          </w:rPr>
          <w:delText>و</w:delText>
        </w:r>
        <w:r w:rsidRPr="00A9272B" w:rsidDel="00A9272B">
          <w:rPr>
            <w:rFonts w:cs="B Nazanin"/>
            <w:sz w:val="24"/>
            <w:szCs w:val="24"/>
            <w:rtl/>
          </w:rPr>
          <w:delText xml:space="preserve"> </w:delText>
        </w:r>
        <w:r w:rsidRPr="00A9272B" w:rsidDel="00A9272B">
          <w:rPr>
            <w:rFonts w:cs="B Nazanin" w:hint="cs"/>
            <w:sz w:val="24"/>
            <w:szCs w:val="24"/>
            <w:rtl/>
          </w:rPr>
          <w:delText>این</w:delText>
        </w:r>
        <w:r w:rsidRPr="00A9272B" w:rsidDel="00A9272B">
          <w:rPr>
            <w:rFonts w:cs="B Nazanin"/>
            <w:sz w:val="24"/>
            <w:szCs w:val="24"/>
            <w:rtl/>
          </w:rPr>
          <w:delText xml:space="preserve"> </w:delText>
        </w:r>
        <w:r w:rsidRPr="00A9272B" w:rsidDel="00A9272B">
          <w:rPr>
            <w:rFonts w:cs="B Nazanin" w:hint="cs"/>
            <w:sz w:val="24"/>
            <w:szCs w:val="24"/>
            <w:rtl/>
          </w:rPr>
          <w:delText>موضوع</w:delText>
        </w:r>
        <w:r w:rsidRPr="00A9272B" w:rsidDel="00A9272B">
          <w:rPr>
            <w:rFonts w:cs="B Nazanin"/>
            <w:sz w:val="24"/>
            <w:szCs w:val="24"/>
            <w:rtl/>
          </w:rPr>
          <w:delText xml:space="preserve"> </w:delText>
        </w:r>
        <w:r w:rsidRPr="00A9272B" w:rsidDel="00A9272B">
          <w:rPr>
            <w:rFonts w:cs="B Nazanin" w:hint="cs"/>
            <w:sz w:val="24"/>
            <w:szCs w:val="24"/>
            <w:rtl/>
          </w:rPr>
          <w:delText>می‌تواند</w:delText>
        </w:r>
        <w:r w:rsidRPr="00A9272B" w:rsidDel="00A9272B">
          <w:rPr>
            <w:rFonts w:cs="B Nazanin"/>
            <w:sz w:val="24"/>
            <w:szCs w:val="24"/>
            <w:rtl/>
          </w:rPr>
          <w:delText xml:space="preserve"> </w:delText>
        </w:r>
        <w:r w:rsidRPr="00A9272B" w:rsidDel="00A9272B">
          <w:rPr>
            <w:rFonts w:cs="B Nazanin" w:hint="cs"/>
            <w:sz w:val="24"/>
            <w:szCs w:val="24"/>
            <w:rtl/>
          </w:rPr>
          <w:delText>در</w:delText>
        </w:r>
        <w:r w:rsidRPr="00A9272B" w:rsidDel="00A9272B">
          <w:rPr>
            <w:rFonts w:cs="B Nazanin"/>
            <w:sz w:val="24"/>
            <w:szCs w:val="24"/>
            <w:rtl/>
          </w:rPr>
          <w:delText xml:space="preserve"> </w:delText>
        </w:r>
        <w:r w:rsidRPr="00A9272B" w:rsidDel="00A9272B">
          <w:rPr>
            <w:rFonts w:cs="B Nazanin" w:hint="cs"/>
            <w:sz w:val="24"/>
            <w:szCs w:val="24"/>
            <w:rtl/>
          </w:rPr>
          <w:delText>تصمیم</w:delText>
        </w:r>
        <w:r w:rsidRPr="00A9272B" w:rsidDel="00A9272B">
          <w:rPr>
            <w:rFonts w:cs="B Nazanin"/>
            <w:sz w:val="24"/>
            <w:szCs w:val="24"/>
            <w:rtl/>
          </w:rPr>
          <w:delText xml:space="preserve"> </w:delText>
        </w:r>
        <w:r w:rsidRPr="00A9272B" w:rsidDel="00A9272B">
          <w:rPr>
            <w:rFonts w:cs="B Nazanin" w:hint="cs"/>
            <w:sz w:val="24"/>
            <w:szCs w:val="24"/>
            <w:rtl/>
          </w:rPr>
          <w:delText>تأمین‌کنندگان</w:delText>
        </w:r>
        <w:r w:rsidRPr="00A9272B" w:rsidDel="00A9272B">
          <w:rPr>
            <w:rFonts w:cs="B Nazanin"/>
            <w:sz w:val="24"/>
            <w:szCs w:val="24"/>
            <w:rtl/>
          </w:rPr>
          <w:delText xml:space="preserve"> </w:delText>
        </w:r>
        <w:r w:rsidRPr="00A9272B" w:rsidDel="00A9272B">
          <w:rPr>
            <w:rFonts w:cs="B Nazanin" w:hint="cs"/>
            <w:sz w:val="24"/>
            <w:szCs w:val="24"/>
            <w:rtl/>
          </w:rPr>
          <w:delText>مالی</w:delText>
        </w:r>
        <w:r w:rsidRPr="00A9272B" w:rsidDel="00A9272B">
          <w:rPr>
            <w:rFonts w:cs="B Nazanin"/>
            <w:sz w:val="24"/>
            <w:szCs w:val="24"/>
            <w:rtl/>
          </w:rPr>
          <w:delText xml:space="preserve"> </w:delText>
        </w:r>
        <w:r w:rsidRPr="00A9272B" w:rsidDel="00A9272B">
          <w:rPr>
            <w:rFonts w:cs="B Nazanin" w:hint="cs"/>
            <w:sz w:val="24"/>
            <w:szCs w:val="24"/>
            <w:rtl/>
          </w:rPr>
          <w:delText>برای</w:delText>
        </w:r>
        <w:r w:rsidRPr="00A9272B" w:rsidDel="00A9272B">
          <w:rPr>
            <w:rFonts w:cs="B Nazanin"/>
            <w:sz w:val="24"/>
            <w:szCs w:val="24"/>
            <w:rtl/>
          </w:rPr>
          <w:delText xml:space="preserve"> </w:delText>
        </w:r>
        <w:r w:rsidRPr="00A9272B" w:rsidDel="00A9272B">
          <w:rPr>
            <w:rFonts w:cs="B Nazanin" w:hint="cs"/>
            <w:sz w:val="24"/>
            <w:szCs w:val="24"/>
            <w:rtl/>
          </w:rPr>
          <w:delText>همکاری،</w:delText>
        </w:r>
        <w:r w:rsidRPr="00A9272B" w:rsidDel="00A9272B">
          <w:rPr>
            <w:rFonts w:cs="B Nazanin"/>
            <w:sz w:val="24"/>
            <w:szCs w:val="24"/>
            <w:rtl/>
          </w:rPr>
          <w:delText xml:space="preserve"> </w:delText>
        </w:r>
        <w:r w:rsidRPr="00A9272B" w:rsidDel="00A9272B">
          <w:rPr>
            <w:rFonts w:cs="B Nazanin" w:hint="cs"/>
            <w:sz w:val="24"/>
            <w:szCs w:val="24"/>
            <w:rtl/>
          </w:rPr>
          <w:delText>اثرگذار</w:delText>
        </w:r>
        <w:r w:rsidRPr="00A9272B" w:rsidDel="00A9272B">
          <w:rPr>
            <w:rFonts w:cs="B Nazanin"/>
            <w:sz w:val="24"/>
            <w:szCs w:val="24"/>
            <w:rtl/>
          </w:rPr>
          <w:delText xml:space="preserve"> </w:delText>
        </w:r>
        <w:r w:rsidRPr="00A9272B" w:rsidDel="00A9272B">
          <w:rPr>
            <w:rFonts w:cs="B Nazanin" w:hint="cs"/>
            <w:sz w:val="24"/>
            <w:szCs w:val="24"/>
            <w:rtl/>
          </w:rPr>
          <w:delText>باشد</w:delText>
        </w:r>
        <w:r w:rsidRPr="00A9272B" w:rsidDel="00A9272B">
          <w:rPr>
            <w:rFonts w:cs="B Nazanin"/>
            <w:sz w:val="24"/>
            <w:szCs w:val="24"/>
            <w:rtl/>
          </w:rPr>
          <w:delText>.</w:delText>
        </w:r>
      </w:del>
    </w:p>
    <w:p w14:paraId="03E512D8" w14:textId="77777777" w:rsidR="001A560C" w:rsidRPr="001A560C" w:rsidRDefault="001A560C" w:rsidP="001A560C">
      <w:pPr>
        <w:bidi/>
        <w:jc w:val="both"/>
        <w:rPr>
          <w:rFonts w:cs="B Nazanin"/>
          <w:b/>
          <w:bCs/>
          <w:sz w:val="24"/>
          <w:szCs w:val="24"/>
        </w:rPr>
      </w:pPr>
      <w:r w:rsidRPr="001A560C">
        <w:rPr>
          <w:rFonts w:cs="B Nazanin" w:hint="cs"/>
          <w:b/>
          <w:bCs/>
          <w:sz w:val="24"/>
          <w:szCs w:val="24"/>
          <w:rtl/>
        </w:rPr>
        <w:t>چالش‌های</w:t>
      </w:r>
      <w:r w:rsidRPr="001A560C">
        <w:rPr>
          <w:rFonts w:cs="B Nazanin"/>
          <w:b/>
          <w:bCs/>
          <w:sz w:val="24"/>
          <w:szCs w:val="24"/>
          <w:rtl/>
        </w:rPr>
        <w:t xml:space="preserve"> </w:t>
      </w:r>
      <w:r w:rsidRPr="001A560C">
        <w:rPr>
          <w:rFonts w:cs="B Nazanin" w:hint="cs"/>
          <w:b/>
          <w:bCs/>
          <w:sz w:val="24"/>
          <w:szCs w:val="24"/>
          <w:rtl/>
        </w:rPr>
        <w:t>مسیر</w:t>
      </w:r>
      <w:r w:rsidRPr="001A560C">
        <w:rPr>
          <w:rFonts w:cs="B Nazanin"/>
          <w:b/>
          <w:bCs/>
          <w:sz w:val="24"/>
          <w:szCs w:val="24"/>
          <w:rtl/>
        </w:rPr>
        <w:t xml:space="preserve"> </w:t>
      </w:r>
      <w:r w:rsidRPr="001A560C">
        <w:rPr>
          <w:rFonts w:cs="B Nazanin" w:hint="cs"/>
          <w:b/>
          <w:bCs/>
          <w:sz w:val="24"/>
          <w:szCs w:val="24"/>
          <w:rtl/>
        </w:rPr>
        <w:t>و</w:t>
      </w:r>
      <w:r w:rsidRPr="001A560C">
        <w:rPr>
          <w:rFonts w:cs="B Nazanin"/>
          <w:b/>
          <w:bCs/>
          <w:sz w:val="24"/>
          <w:szCs w:val="24"/>
          <w:rtl/>
        </w:rPr>
        <w:t xml:space="preserve"> </w:t>
      </w:r>
      <w:r w:rsidRPr="001A560C">
        <w:rPr>
          <w:rFonts w:cs="B Nazanin" w:hint="cs"/>
          <w:b/>
          <w:bCs/>
          <w:sz w:val="24"/>
          <w:szCs w:val="24"/>
          <w:rtl/>
        </w:rPr>
        <w:t>آینده</w:t>
      </w:r>
      <w:r w:rsidRPr="001A560C">
        <w:rPr>
          <w:rFonts w:cs="B Nazanin"/>
          <w:b/>
          <w:bCs/>
          <w:sz w:val="24"/>
          <w:szCs w:val="24"/>
          <w:rtl/>
        </w:rPr>
        <w:t xml:space="preserve"> </w:t>
      </w:r>
      <w:r w:rsidRPr="001A560C">
        <w:rPr>
          <w:rFonts w:cs="B Nazanin" w:hint="cs"/>
          <w:b/>
          <w:bCs/>
          <w:sz w:val="24"/>
          <w:szCs w:val="24"/>
          <w:rtl/>
        </w:rPr>
        <w:t>اعتبارسنجی</w:t>
      </w:r>
      <w:r w:rsidRPr="001A560C">
        <w:rPr>
          <w:rFonts w:cs="B Nazanin"/>
          <w:b/>
          <w:bCs/>
          <w:sz w:val="24"/>
          <w:szCs w:val="24"/>
          <w:rtl/>
        </w:rPr>
        <w:t xml:space="preserve"> </w:t>
      </w:r>
      <w:r w:rsidRPr="001A560C">
        <w:rPr>
          <w:rFonts w:cs="B Nazanin" w:hint="cs"/>
          <w:b/>
          <w:bCs/>
          <w:sz w:val="24"/>
          <w:szCs w:val="24"/>
          <w:rtl/>
        </w:rPr>
        <w:t>در</w:t>
      </w:r>
      <w:r w:rsidRPr="001A560C">
        <w:rPr>
          <w:rFonts w:cs="B Nazanin"/>
          <w:b/>
          <w:bCs/>
          <w:sz w:val="24"/>
          <w:szCs w:val="24"/>
          <w:rtl/>
        </w:rPr>
        <w:t xml:space="preserve"> </w:t>
      </w:r>
      <w:r w:rsidRPr="001A560C">
        <w:rPr>
          <w:rFonts w:cs="B Nazanin" w:hint="cs"/>
          <w:b/>
          <w:bCs/>
          <w:sz w:val="24"/>
          <w:szCs w:val="24"/>
          <w:rtl/>
        </w:rPr>
        <w:t>ایران</w:t>
      </w:r>
    </w:p>
    <w:p w14:paraId="0610A1CB" w14:textId="77777777" w:rsidR="001A560C" w:rsidRPr="00A9272B" w:rsidRDefault="001A560C" w:rsidP="001A560C">
      <w:pPr>
        <w:bidi/>
        <w:jc w:val="both"/>
        <w:rPr>
          <w:rFonts w:cs="B Nazanin"/>
          <w:sz w:val="24"/>
          <w:szCs w:val="24"/>
        </w:rPr>
      </w:pPr>
      <w:r w:rsidRPr="00A9272B">
        <w:rPr>
          <w:rFonts w:cs="B Nazanin" w:hint="cs"/>
          <w:sz w:val="24"/>
          <w:szCs w:val="24"/>
          <w:rtl/>
        </w:rPr>
        <w:t>طراحی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پیاده‌سازی</w:t>
      </w:r>
      <w:r w:rsidRPr="00A9272B">
        <w:rPr>
          <w:rFonts w:cs="B Nazanin"/>
          <w:sz w:val="24"/>
          <w:szCs w:val="24"/>
          <w:rtl/>
        </w:rPr>
        <w:t xml:space="preserve"> </w:t>
      </w:r>
      <w:r w:rsidRPr="00A9272B">
        <w:rPr>
          <w:rFonts w:cs="B Nazanin" w:hint="cs"/>
          <w:sz w:val="24"/>
          <w:szCs w:val="24"/>
          <w:rtl/>
        </w:rPr>
        <w:t>مدل</w:t>
      </w:r>
      <w:r w:rsidRPr="00A9272B">
        <w:rPr>
          <w:rFonts w:cs="B Nazanin"/>
          <w:sz w:val="24"/>
          <w:szCs w:val="24"/>
          <w:rtl/>
        </w:rPr>
        <w:t xml:space="preserve"> </w:t>
      </w:r>
      <w:r w:rsidRPr="00A9272B">
        <w:rPr>
          <w:rFonts w:cs="B Nazanin" w:hint="cs"/>
          <w:sz w:val="24"/>
          <w:szCs w:val="24"/>
          <w:rtl/>
        </w:rPr>
        <w:t>جدید</w:t>
      </w:r>
      <w:r w:rsidRPr="00A9272B">
        <w:rPr>
          <w:rFonts w:cs="B Nazanin"/>
          <w:sz w:val="24"/>
          <w:szCs w:val="24"/>
          <w:rtl/>
        </w:rPr>
        <w:t xml:space="preserve"> </w:t>
      </w:r>
      <w:r w:rsidRPr="00A9272B">
        <w:rPr>
          <w:rFonts w:cs="B Nazanin" w:hint="cs"/>
          <w:sz w:val="24"/>
          <w:szCs w:val="24"/>
          <w:rtl/>
        </w:rPr>
        <w:t>بدون</w:t>
      </w:r>
      <w:r w:rsidRPr="00A9272B">
        <w:rPr>
          <w:rFonts w:cs="B Nazanin"/>
          <w:sz w:val="24"/>
          <w:szCs w:val="24"/>
          <w:rtl/>
        </w:rPr>
        <w:t xml:space="preserve"> </w:t>
      </w:r>
      <w:r w:rsidRPr="00A9272B">
        <w:rPr>
          <w:rFonts w:cs="B Nazanin" w:hint="cs"/>
          <w:sz w:val="24"/>
          <w:szCs w:val="24"/>
          <w:rtl/>
        </w:rPr>
        <w:t>چالش</w:t>
      </w:r>
      <w:r w:rsidRPr="00A9272B">
        <w:rPr>
          <w:rFonts w:cs="B Nazanin"/>
          <w:sz w:val="24"/>
          <w:szCs w:val="24"/>
          <w:rtl/>
        </w:rPr>
        <w:t xml:space="preserve"> </w:t>
      </w:r>
      <w:r w:rsidRPr="00A9272B">
        <w:rPr>
          <w:rFonts w:cs="B Nazanin" w:hint="cs"/>
          <w:sz w:val="24"/>
          <w:szCs w:val="24"/>
          <w:rtl/>
        </w:rPr>
        <w:t>نبوده</w:t>
      </w:r>
      <w:r w:rsidRPr="00A9272B">
        <w:rPr>
          <w:rFonts w:cs="B Nazanin"/>
          <w:sz w:val="24"/>
          <w:szCs w:val="24"/>
          <w:rtl/>
        </w:rPr>
        <w:t xml:space="preserve"> </w:t>
      </w:r>
      <w:r w:rsidRPr="00A9272B">
        <w:rPr>
          <w:rFonts w:cs="B Nazanin" w:hint="cs"/>
          <w:sz w:val="24"/>
          <w:szCs w:val="24"/>
          <w:rtl/>
        </w:rPr>
        <w:t>است</w:t>
      </w:r>
      <w:r w:rsidRPr="00A9272B">
        <w:rPr>
          <w:rFonts w:cs="B Nazanin"/>
          <w:sz w:val="24"/>
          <w:szCs w:val="24"/>
          <w:rtl/>
        </w:rPr>
        <w:t xml:space="preserve">. </w:t>
      </w:r>
      <w:r w:rsidRPr="00A9272B">
        <w:rPr>
          <w:rFonts w:cs="B Nazanin" w:hint="cs"/>
          <w:sz w:val="24"/>
          <w:szCs w:val="24"/>
          <w:rtl/>
        </w:rPr>
        <w:t>یکی</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مهم‌ترین</w:t>
      </w:r>
      <w:r w:rsidRPr="00A9272B">
        <w:rPr>
          <w:rFonts w:cs="B Nazanin"/>
          <w:sz w:val="24"/>
          <w:szCs w:val="24"/>
          <w:rtl/>
        </w:rPr>
        <w:t xml:space="preserve"> </w:t>
      </w:r>
      <w:r w:rsidRPr="00A9272B">
        <w:rPr>
          <w:rFonts w:cs="B Nazanin" w:hint="cs"/>
          <w:sz w:val="24"/>
          <w:szCs w:val="24"/>
          <w:rtl/>
        </w:rPr>
        <w:t>موانع،</w:t>
      </w:r>
      <w:r w:rsidRPr="00A9272B">
        <w:rPr>
          <w:rFonts w:cs="B Nazanin"/>
          <w:sz w:val="24"/>
          <w:szCs w:val="24"/>
          <w:rtl/>
        </w:rPr>
        <w:t xml:space="preserve"> </w:t>
      </w:r>
      <w:r w:rsidRPr="00A9272B">
        <w:rPr>
          <w:rFonts w:cs="B Nazanin" w:hint="cs"/>
          <w:sz w:val="24"/>
          <w:szCs w:val="24"/>
          <w:rtl/>
        </w:rPr>
        <w:t>دسترسی</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داده‌های</w:t>
      </w:r>
      <w:r w:rsidRPr="00A9272B">
        <w:rPr>
          <w:rFonts w:cs="B Nazanin"/>
          <w:sz w:val="24"/>
          <w:szCs w:val="24"/>
          <w:rtl/>
        </w:rPr>
        <w:t xml:space="preserve"> </w:t>
      </w:r>
      <w:r w:rsidRPr="00A9272B">
        <w:rPr>
          <w:rFonts w:cs="B Nazanin" w:hint="cs"/>
          <w:sz w:val="24"/>
          <w:szCs w:val="24"/>
          <w:rtl/>
        </w:rPr>
        <w:t>باکیفیت</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به‌روز</w:t>
      </w:r>
      <w:r w:rsidRPr="00A9272B">
        <w:rPr>
          <w:rFonts w:cs="B Nazanin"/>
          <w:sz w:val="24"/>
          <w:szCs w:val="24"/>
          <w:rtl/>
        </w:rPr>
        <w:t xml:space="preserve"> </w:t>
      </w:r>
      <w:r w:rsidRPr="00A9272B">
        <w:rPr>
          <w:rFonts w:cs="B Nazanin" w:hint="cs"/>
          <w:sz w:val="24"/>
          <w:szCs w:val="24"/>
          <w:rtl/>
        </w:rPr>
        <w:t>است</w:t>
      </w:r>
      <w:r w:rsidRPr="00A9272B">
        <w:rPr>
          <w:rFonts w:cs="B Nazanin"/>
          <w:sz w:val="24"/>
          <w:szCs w:val="24"/>
          <w:rtl/>
        </w:rPr>
        <w:t xml:space="preserve">. </w:t>
      </w:r>
      <w:r w:rsidRPr="00A9272B">
        <w:rPr>
          <w:rFonts w:cs="B Nazanin" w:hint="cs"/>
          <w:sz w:val="24"/>
          <w:szCs w:val="24"/>
          <w:rtl/>
        </w:rPr>
        <w:t>هماهنگی</w:t>
      </w:r>
      <w:r w:rsidRPr="00A9272B">
        <w:rPr>
          <w:rFonts w:cs="B Nazanin"/>
          <w:sz w:val="24"/>
          <w:szCs w:val="24"/>
          <w:rtl/>
        </w:rPr>
        <w:t xml:space="preserve"> </w:t>
      </w:r>
      <w:r w:rsidRPr="00A9272B">
        <w:rPr>
          <w:rFonts w:cs="B Nazanin" w:hint="cs"/>
          <w:sz w:val="24"/>
          <w:szCs w:val="24"/>
          <w:rtl/>
        </w:rPr>
        <w:t>بین</w:t>
      </w:r>
      <w:r w:rsidRPr="00A9272B">
        <w:rPr>
          <w:rFonts w:cs="B Nazanin"/>
          <w:sz w:val="24"/>
          <w:szCs w:val="24"/>
          <w:rtl/>
        </w:rPr>
        <w:t xml:space="preserve"> </w:t>
      </w:r>
      <w:r w:rsidRPr="00A9272B">
        <w:rPr>
          <w:rFonts w:cs="B Nazanin" w:hint="cs"/>
          <w:sz w:val="24"/>
          <w:szCs w:val="24"/>
          <w:rtl/>
        </w:rPr>
        <w:t>بانک‌ها،</w:t>
      </w:r>
      <w:r w:rsidRPr="00A9272B">
        <w:rPr>
          <w:rFonts w:cs="B Nazanin"/>
          <w:sz w:val="24"/>
          <w:szCs w:val="24"/>
          <w:rtl/>
        </w:rPr>
        <w:t xml:space="preserve"> </w:t>
      </w:r>
      <w:r w:rsidRPr="00A9272B">
        <w:rPr>
          <w:rFonts w:cs="B Nazanin" w:hint="cs"/>
          <w:sz w:val="24"/>
          <w:szCs w:val="24"/>
          <w:rtl/>
        </w:rPr>
        <w:t>سازمان</w:t>
      </w:r>
      <w:r w:rsidRPr="00A9272B">
        <w:rPr>
          <w:rFonts w:cs="B Nazanin"/>
          <w:sz w:val="24"/>
          <w:szCs w:val="24"/>
          <w:rtl/>
        </w:rPr>
        <w:t xml:space="preserve"> </w:t>
      </w:r>
      <w:r w:rsidRPr="00A9272B">
        <w:rPr>
          <w:rFonts w:cs="B Nazanin" w:hint="cs"/>
          <w:sz w:val="24"/>
          <w:szCs w:val="24"/>
          <w:rtl/>
        </w:rPr>
        <w:t>امور</w:t>
      </w:r>
      <w:r w:rsidRPr="00A9272B">
        <w:rPr>
          <w:rFonts w:cs="B Nazanin"/>
          <w:sz w:val="24"/>
          <w:szCs w:val="24"/>
          <w:rtl/>
        </w:rPr>
        <w:t xml:space="preserve"> </w:t>
      </w:r>
      <w:r w:rsidRPr="00A9272B">
        <w:rPr>
          <w:rFonts w:cs="B Nazanin" w:hint="cs"/>
          <w:sz w:val="24"/>
          <w:szCs w:val="24"/>
          <w:rtl/>
        </w:rPr>
        <w:t>مالیاتی،</w:t>
      </w:r>
      <w:r w:rsidRPr="00A9272B">
        <w:rPr>
          <w:rFonts w:cs="B Nazanin"/>
          <w:sz w:val="24"/>
          <w:szCs w:val="24"/>
          <w:rtl/>
        </w:rPr>
        <w:t xml:space="preserve"> </w:t>
      </w:r>
      <w:r w:rsidRPr="00A9272B">
        <w:rPr>
          <w:rFonts w:cs="B Nazanin" w:hint="cs"/>
          <w:sz w:val="24"/>
          <w:szCs w:val="24"/>
          <w:rtl/>
        </w:rPr>
        <w:t>قوه</w:t>
      </w:r>
      <w:r w:rsidRPr="00A9272B">
        <w:rPr>
          <w:rFonts w:cs="B Nazanin"/>
          <w:sz w:val="24"/>
          <w:szCs w:val="24"/>
          <w:rtl/>
        </w:rPr>
        <w:t xml:space="preserve"> </w:t>
      </w:r>
      <w:r w:rsidRPr="00A9272B">
        <w:rPr>
          <w:rFonts w:cs="B Nazanin" w:hint="cs"/>
          <w:sz w:val="24"/>
          <w:szCs w:val="24"/>
          <w:rtl/>
        </w:rPr>
        <w:t>قضائیه،</w:t>
      </w:r>
      <w:r w:rsidRPr="00A9272B">
        <w:rPr>
          <w:rFonts w:cs="B Nazanin"/>
          <w:sz w:val="24"/>
          <w:szCs w:val="24"/>
          <w:rtl/>
        </w:rPr>
        <w:t xml:space="preserve"> </w:t>
      </w:r>
      <w:r w:rsidRPr="00A9272B">
        <w:rPr>
          <w:rFonts w:cs="B Nazanin" w:hint="cs"/>
          <w:sz w:val="24"/>
          <w:szCs w:val="24"/>
          <w:rtl/>
        </w:rPr>
        <w:t>پلیس</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سایر</w:t>
      </w:r>
      <w:r w:rsidRPr="00A9272B">
        <w:rPr>
          <w:rFonts w:cs="B Nazanin"/>
          <w:sz w:val="24"/>
          <w:szCs w:val="24"/>
          <w:rtl/>
        </w:rPr>
        <w:t xml:space="preserve"> </w:t>
      </w:r>
      <w:r w:rsidRPr="00A9272B">
        <w:rPr>
          <w:rFonts w:cs="B Nazanin" w:hint="cs"/>
          <w:sz w:val="24"/>
          <w:szCs w:val="24"/>
          <w:rtl/>
        </w:rPr>
        <w:t>نهادها</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دریافت</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یکپارچه‌سازی</w:t>
      </w:r>
      <w:r w:rsidRPr="00A9272B">
        <w:rPr>
          <w:rFonts w:cs="B Nazanin"/>
          <w:sz w:val="24"/>
          <w:szCs w:val="24"/>
          <w:rtl/>
        </w:rPr>
        <w:t xml:space="preserve"> </w:t>
      </w:r>
      <w:r w:rsidRPr="00A9272B">
        <w:rPr>
          <w:rFonts w:cs="B Nazanin" w:hint="cs"/>
          <w:sz w:val="24"/>
          <w:szCs w:val="24"/>
          <w:rtl/>
        </w:rPr>
        <w:t>اطلاعات،</w:t>
      </w:r>
      <w:r w:rsidRPr="00A9272B">
        <w:rPr>
          <w:rFonts w:cs="B Nazanin"/>
          <w:sz w:val="24"/>
          <w:szCs w:val="24"/>
          <w:rtl/>
        </w:rPr>
        <w:t xml:space="preserve"> </w:t>
      </w:r>
      <w:r w:rsidRPr="00A9272B">
        <w:rPr>
          <w:rFonts w:cs="B Nazanin" w:hint="cs"/>
          <w:sz w:val="24"/>
          <w:szCs w:val="24"/>
          <w:rtl/>
        </w:rPr>
        <w:t>فرآیندی</w:t>
      </w:r>
      <w:r w:rsidRPr="00A9272B">
        <w:rPr>
          <w:rFonts w:cs="B Nazanin"/>
          <w:sz w:val="24"/>
          <w:szCs w:val="24"/>
          <w:rtl/>
        </w:rPr>
        <w:t xml:space="preserve"> </w:t>
      </w:r>
      <w:r w:rsidRPr="00A9272B">
        <w:rPr>
          <w:rFonts w:cs="B Nazanin" w:hint="cs"/>
          <w:sz w:val="24"/>
          <w:szCs w:val="24"/>
          <w:rtl/>
        </w:rPr>
        <w:t>زمان‌بر</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پیچیده</w:t>
      </w:r>
      <w:r w:rsidRPr="00A9272B">
        <w:rPr>
          <w:rFonts w:cs="B Nazanin"/>
          <w:sz w:val="24"/>
          <w:szCs w:val="24"/>
          <w:rtl/>
        </w:rPr>
        <w:t xml:space="preserve"> </w:t>
      </w:r>
      <w:r w:rsidRPr="00A9272B">
        <w:rPr>
          <w:rFonts w:cs="B Nazanin" w:hint="cs"/>
          <w:sz w:val="24"/>
          <w:szCs w:val="24"/>
          <w:rtl/>
        </w:rPr>
        <w:t>بوده</w:t>
      </w:r>
      <w:r w:rsidRPr="00A9272B">
        <w:rPr>
          <w:rFonts w:cs="B Nazanin"/>
          <w:sz w:val="24"/>
          <w:szCs w:val="24"/>
          <w:rtl/>
        </w:rPr>
        <w:t xml:space="preserve"> </w:t>
      </w:r>
      <w:r w:rsidRPr="00A9272B">
        <w:rPr>
          <w:rFonts w:cs="B Nazanin" w:hint="cs"/>
          <w:sz w:val="24"/>
          <w:szCs w:val="24"/>
          <w:rtl/>
        </w:rPr>
        <w:t>است</w:t>
      </w:r>
      <w:r w:rsidRPr="00A9272B">
        <w:rPr>
          <w:rFonts w:cs="B Nazanin"/>
          <w:sz w:val="24"/>
          <w:szCs w:val="24"/>
          <w:rtl/>
        </w:rPr>
        <w:t>.</w:t>
      </w:r>
    </w:p>
    <w:p w14:paraId="471B9A80" w14:textId="77777777" w:rsidR="001A560C" w:rsidRPr="00A9272B" w:rsidRDefault="001A560C" w:rsidP="001A560C">
      <w:pPr>
        <w:bidi/>
        <w:jc w:val="both"/>
        <w:rPr>
          <w:rFonts w:cs="B Nazanin"/>
          <w:sz w:val="24"/>
          <w:szCs w:val="24"/>
        </w:rPr>
      </w:pP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سوی</w:t>
      </w:r>
      <w:r w:rsidRPr="00A9272B">
        <w:rPr>
          <w:rFonts w:cs="B Nazanin"/>
          <w:sz w:val="24"/>
          <w:szCs w:val="24"/>
          <w:rtl/>
        </w:rPr>
        <w:t xml:space="preserve"> </w:t>
      </w:r>
      <w:r w:rsidRPr="00A9272B">
        <w:rPr>
          <w:rFonts w:cs="B Nazanin" w:hint="cs"/>
          <w:sz w:val="24"/>
          <w:szCs w:val="24"/>
          <w:rtl/>
        </w:rPr>
        <w:t>دیگر،</w:t>
      </w:r>
      <w:r w:rsidRPr="00A9272B">
        <w:rPr>
          <w:rFonts w:cs="B Nazanin"/>
          <w:sz w:val="24"/>
          <w:szCs w:val="24"/>
          <w:rtl/>
        </w:rPr>
        <w:t xml:space="preserve"> </w:t>
      </w:r>
      <w:r w:rsidRPr="00A9272B">
        <w:rPr>
          <w:rFonts w:cs="B Nazanin" w:hint="cs"/>
          <w:sz w:val="24"/>
          <w:szCs w:val="24"/>
          <w:rtl/>
        </w:rPr>
        <w:t>فرهنگ</w:t>
      </w:r>
      <w:r w:rsidRPr="00A9272B">
        <w:rPr>
          <w:rFonts w:cs="B Nazanin"/>
          <w:sz w:val="24"/>
          <w:szCs w:val="24"/>
          <w:rtl/>
        </w:rPr>
        <w:t xml:space="preserve"> </w:t>
      </w:r>
      <w:r w:rsidRPr="00A9272B">
        <w:rPr>
          <w:rFonts w:cs="B Nazanin" w:hint="cs"/>
          <w:sz w:val="24"/>
          <w:szCs w:val="24"/>
          <w:rtl/>
        </w:rPr>
        <w:t>عمومی</w:t>
      </w:r>
      <w:r w:rsidRPr="00A9272B">
        <w:rPr>
          <w:rFonts w:cs="B Nazanin"/>
          <w:sz w:val="24"/>
          <w:szCs w:val="24"/>
          <w:rtl/>
        </w:rPr>
        <w:t xml:space="preserve"> </w:t>
      </w:r>
      <w:r w:rsidRPr="00A9272B">
        <w:rPr>
          <w:rFonts w:cs="B Nazanin" w:hint="cs"/>
          <w:sz w:val="24"/>
          <w:szCs w:val="24"/>
          <w:rtl/>
        </w:rPr>
        <w:t>نیز</w:t>
      </w:r>
      <w:r w:rsidRPr="00A9272B">
        <w:rPr>
          <w:rFonts w:cs="B Nazanin"/>
          <w:sz w:val="24"/>
          <w:szCs w:val="24"/>
          <w:rtl/>
        </w:rPr>
        <w:t xml:space="preserve"> </w:t>
      </w:r>
      <w:r w:rsidRPr="00A9272B">
        <w:rPr>
          <w:rFonts w:cs="B Nazanin" w:hint="cs"/>
          <w:sz w:val="24"/>
          <w:szCs w:val="24"/>
          <w:rtl/>
        </w:rPr>
        <w:t>هنوز</w:t>
      </w:r>
      <w:r w:rsidRPr="00A9272B">
        <w:rPr>
          <w:rFonts w:cs="B Nazanin"/>
          <w:sz w:val="24"/>
          <w:szCs w:val="24"/>
          <w:rtl/>
        </w:rPr>
        <w:t xml:space="preserve"> </w:t>
      </w:r>
      <w:r w:rsidRPr="00A9272B">
        <w:rPr>
          <w:rFonts w:cs="B Nazanin" w:hint="cs"/>
          <w:sz w:val="24"/>
          <w:szCs w:val="24"/>
          <w:rtl/>
        </w:rPr>
        <w:t>آمادگی</w:t>
      </w:r>
      <w:r w:rsidRPr="00A9272B">
        <w:rPr>
          <w:rFonts w:cs="B Nazanin"/>
          <w:sz w:val="24"/>
          <w:szCs w:val="24"/>
          <w:rtl/>
        </w:rPr>
        <w:t xml:space="preserve"> </w:t>
      </w:r>
      <w:r w:rsidRPr="00A9272B">
        <w:rPr>
          <w:rFonts w:cs="B Nazanin" w:hint="cs"/>
          <w:sz w:val="24"/>
          <w:szCs w:val="24"/>
          <w:rtl/>
        </w:rPr>
        <w:t>کافی</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پذیرش</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سازوکار</w:t>
      </w:r>
      <w:r w:rsidRPr="00A9272B">
        <w:rPr>
          <w:rFonts w:cs="B Nazanin"/>
          <w:sz w:val="24"/>
          <w:szCs w:val="24"/>
          <w:rtl/>
        </w:rPr>
        <w:t xml:space="preserve"> </w:t>
      </w:r>
      <w:r w:rsidRPr="00A9272B">
        <w:rPr>
          <w:rFonts w:cs="B Nazanin" w:hint="cs"/>
          <w:sz w:val="24"/>
          <w:szCs w:val="24"/>
          <w:rtl/>
        </w:rPr>
        <w:t>را</w:t>
      </w:r>
      <w:r w:rsidRPr="00A9272B">
        <w:rPr>
          <w:rFonts w:cs="B Nazanin"/>
          <w:sz w:val="24"/>
          <w:szCs w:val="24"/>
          <w:rtl/>
        </w:rPr>
        <w:t xml:space="preserve"> </w:t>
      </w:r>
      <w:r w:rsidRPr="00A9272B">
        <w:rPr>
          <w:rFonts w:cs="B Nazanin" w:hint="cs"/>
          <w:sz w:val="24"/>
          <w:szCs w:val="24"/>
          <w:rtl/>
        </w:rPr>
        <w:t>ندارد</w:t>
      </w:r>
      <w:r w:rsidRPr="00A9272B">
        <w:rPr>
          <w:rFonts w:cs="B Nazanin"/>
          <w:sz w:val="24"/>
          <w:szCs w:val="24"/>
          <w:rtl/>
        </w:rPr>
        <w:t xml:space="preserve">. </w:t>
      </w:r>
      <w:r w:rsidRPr="00A9272B">
        <w:rPr>
          <w:rFonts w:cs="B Nazanin" w:hint="cs"/>
          <w:sz w:val="24"/>
          <w:szCs w:val="24"/>
          <w:rtl/>
        </w:rPr>
        <w:t>بسیاری</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شهروندان</w:t>
      </w:r>
      <w:r w:rsidRPr="00A9272B">
        <w:rPr>
          <w:rFonts w:cs="B Nazanin"/>
          <w:sz w:val="24"/>
          <w:szCs w:val="24"/>
          <w:rtl/>
        </w:rPr>
        <w:t xml:space="preserve"> </w:t>
      </w:r>
      <w:r w:rsidRPr="00A9272B">
        <w:rPr>
          <w:rFonts w:cs="B Nazanin" w:hint="cs"/>
          <w:sz w:val="24"/>
          <w:szCs w:val="24"/>
          <w:rtl/>
        </w:rPr>
        <w:t>نمی‌دانند</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تأخیر</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پرداخت</w:t>
      </w:r>
      <w:r w:rsidRPr="00A9272B">
        <w:rPr>
          <w:rFonts w:cs="B Nazanin"/>
          <w:sz w:val="24"/>
          <w:szCs w:val="24"/>
          <w:rtl/>
        </w:rPr>
        <w:t xml:space="preserve"> </w:t>
      </w:r>
      <w:r w:rsidRPr="00A9272B">
        <w:rPr>
          <w:rFonts w:cs="B Nazanin" w:hint="cs"/>
          <w:sz w:val="24"/>
          <w:szCs w:val="24"/>
          <w:rtl/>
        </w:rPr>
        <w:t>یک</w:t>
      </w:r>
      <w:r w:rsidRPr="00A9272B">
        <w:rPr>
          <w:rFonts w:cs="B Nazanin"/>
          <w:sz w:val="24"/>
          <w:szCs w:val="24"/>
          <w:rtl/>
        </w:rPr>
        <w:t xml:space="preserve"> </w:t>
      </w:r>
      <w:r w:rsidRPr="00A9272B">
        <w:rPr>
          <w:rFonts w:cs="B Nazanin" w:hint="cs"/>
          <w:sz w:val="24"/>
          <w:szCs w:val="24"/>
          <w:rtl/>
        </w:rPr>
        <w:t>قسط</w:t>
      </w:r>
      <w:r w:rsidRPr="00A9272B">
        <w:rPr>
          <w:rFonts w:cs="B Nazanin"/>
          <w:sz w:val="24"/>
          <w:szCs w:val="24"/>
          <w:rtl/>
        </w:rPr>
        <w:t xml:space="preserve"> </w:t>
      </w:r>
      <w:r w:rsidRPr="00A9272B">
        <w:rPr>
          <w:rFonts w:cs="B Nazanin" w:hint="cs"/>
          <w:sz w:val="24"/>
          <w:szCs w:val="24"/>
          <w:rtl/>
        </w:rPr>
        <w:t>کوچک</w:t>
      </w:r>
      <w:r w:rsidRPr="00A9272B">
        <w:rPr>
          <w:rFonts w:cs="B Nazanin"/>
          <w:sz w:val="24"/>
          <w:szCs w:val="24"/>
          <w:rtl/>
        </w:rPr>
        <w:t xml:space="preserve"> </w:t>
      </w:r>
      <w:r w:rsidRPr="00A9272B">
        <w:rPr>
          <w:rFonts w:cs="B Nazanin" w:hint="cs"/>
          <w:sz w:val="24"/>
          <w:szCs w:val="24"/>
          <w:rtl/>
        </w:rPr>
        <w:t>یا</w:t>
      </w:r>
      <w:r w:rsidRPr="00A9272B">
        <w:rPr>
          <w:rFonts w:cs="B Nazanin"/>
          <w:sz w:val="24"/>
          <w:szCs w:val="24"/>
          <w:rtl/>
        </w:rPr>
        <w:t xml:space="preserve"> </w:t>
      </w:r>
      <w:r w:rsidRPr="00A9272B">
        <w:rPr>
          <w:rFonts w:cs="B Nazanin" w:hint="cs"/>
          <w:sz w:val="24"/>
          <w:szCs w:val="24"/>
          <w:rtl/>
        </w:rPr>
        <w:t>برگشت</w:t>
      </w:r>
      <w:r w:rsidRPr="00A9272B">
        <w:rPr>
          <w:rFonts w:cs="B Nazanin"/>
          <w:sz w:val="24"/>
          <w:szCs w:val="24"/>
          <w:rtl/>
        </w:rPr>
        <w:t xml:space="preserve"> </w:t>
      </w:r>
      <w:r w:rsidRPr="00A9272B">
        <w:rPr>
          <w:rFonts w:cs="B Nazanin" w:hint="cs"/>
          <w:sz w:val="24"/>
          <w:szCs w:val="24"/>
          <w:rtl/>
        </w:rPr>
        <w:t>خوردن</w:t>
      </w:r>
      <w:r w:rsidRPr="00A9272B">
        <w:rPr>
          <w:rFonts w:cs="B Nazanin"/>
          <w:sz w:val="24"/>
          <w:szCs w:val="24"/>
          <w:rtl/>
        </w:rPr>
        <w:t xml:space="preserve"> </w:t>
      </w:r>
      <w:r w:rsidRPr="00A9272B">
        <w:rPr>
          <w:rFonts w:cs="B Nazanin" w:hint="cs"/>
          <w:sz w:val="24"/>
          <w:szCs w:val="24"/>
          <w:rtl/>
        </w:rPr>
        <w:t>یک</w:t>
      </w:r>
      <w:r w:rsidRPr="00A9272B">
        <w:rPr>
          <w:rFonts w:cs="B Nazanin"/>
          <w:sz w:val="24"/>
          <w:szCs w:val="24"/>
          <w:rtl/>
        </w:rPr>
        <w:t xml:space="preserve"> </w:t>
      </w:r>
      <w:r w:rsidRPr="00A9272B">
        <w:rPr>
          <w:rFonts w:cs="B Nazanin" w:hint="cs"/>
          <w:sz w:val="24"/>
          <w:szCs w:val="24"/>
          <w:rtl/>
        </w:rPr>
        <w:t>چک</w:t>
      </w:r>
      <w:r w:rsidRPr="00A9272B">
        <w:rPr>
          <w:rFonts w:cs="B Nazanin"/>
          <w:sz w:val="24"/>
          <w:szCs w:val="24"/>
          <w:rtl/>
        </w:rPr>
        <w:t xml:space="preserve"> </w:t>
      </w:r>
      <w:r w:rsidRPr="00A9272B">
        <w:rPr>
          <w:rFonts w:cs="B Nazanin" w:hint="cs"/>
          <w:sz w:val="24"/>
          <w:szCs w:val="24"/>
          <w:rtl/>
        </w:rPr>
        <w:t>می‌تواند</w:t>
      </w:r>
      <w:r w:rsidRPr="00A9272B">
        <w:rPr>
          <w:rFonts w:cs="B Nazanin"/>
          <w:sz w:val="24"/>
          <w:szCs w:val="24"/>
          <w:rtl/>
        </w:rPr>
        <w:t xml:space="preserve"> </w:t>
      </w:r>
      <w:r w:rsidRPr="00A9272B">
        <w:rPr>
          <w:rFonts w:cs="B Nazanin" w:hint="cs"/>
          <w:sz w:val="24"/>
          <w:szCs w:val="24"/>
          <w:rtl/>
        </w:rPr>
        <w:t>بر</w:t>
      </w:r>
      <w:r w:rsidRPr="00A9272B">
        <w:rPr>
          <w:rFonts w:cs="B Nazanin"/>
          <w:sz w:val="24"/>
          <w:szCs w:val="24"/>
          <w:rtl/>
        </w:rPr>
        <w:t xml:space="preserve"> </w:t>
      </w:r>
      <w:r w:rsidRPr="00A9272B">
        <w:rPr>
          <w:rFonts w:cs="B Nazanin" w:hint="cs"/>
          <w:sz w:val="24"/>
          <w:szCs w:val="24"/>
          <w:rtl/>
        </w:rPr>
        <w:t>امتیاز</w:t>
      </w:r>
      <w:r w:rsidRPr="00A9272B">
        <w:rPr>
          <w:rFonts w:cs="B Nazanin"/>
          <w:sz w:val="24"/>
          <w:szCs w:val="24"/>
          <w:rtl/>
        </w:rPr>
        <w:t xml:space="preserve"> </w:t>
      </w:r>
      <w:r w:rsidRPr="00A9272B">
        <w:rPr>
          <w:rFonts w:cs="B Nazanin" w:hint="cs"/>
          <w:sz w:val="24"/>
          <w:szCs w:val="24"/>
          <w:rtl/>
        </w:rPr>
        <w:t>اعتباری</w:t>
      </w:r>
      <w:r w:rsidRPr="00A9272B">
        <w:rPr>
          <w:rFonts w:cs="B Nazanin"/>
          <w:sz w:val="24"/>
          <w:szCs w:val="24"/>
          <w:rtl/>
        </w:rPr>
        <w:t xml:space="preserve"> </w:t>
      </w:r>
      <w:r w:rsidRPr="00A9272B">
        <w:rPr>
          <w:rFonts w:cs="B Nazanin" w:hint="cs"/>
          <w:sz w:val="24"/>
          <w:szCs w:val="24"/>
          <w:rtl/>
        </w:rPr>
        <w:t>آن‌ها</w:t>
      </w:r>
      <w:r w:rsidRPr="00A9272B">
        <w:rPr>
          <w:rFonts w:cs="B Nazanin"/>
          <w:sz w:val="24"/>
          <w:szCs w:val="24"/>
          <w:rtl/>
        </w:rPr>
        <w:t xml:space="preserve"> </w:t>
      </w:r>
      <w:r w:rsidRPr="00A9272B">
        <w:rPr>
          <w:rFonts w:cs="B Nazanin" w:hint="cs"/>
          <w:sz w:val="24"/>
          <w:szCs w:val="24"/>
          <w:rtl/>
        </w:rPr>
        <w:t>تأثیرگذار</w:t>
      </w:r>
      <w:r w:rsidRPr="00A9272B">
        <w:rPr>
          <w:rFonts w:cs="B Nazanin"/>
          <w:sz w:val="24"/>
          <w:szCs w:val="24"/>
          <w:rtl/>
        </w:rPr>
        <w:t xml:space="preserve"> </w:t>
      </w:r>
      <w:r w:rsidRPr="00A9272B">
        <w:rPr>
          <w:rFonts w:cs="B Nazanin" w:hint="cs"/>
          <w:sz w:val="24"/>
          <w:szCs w:val="24"/>
          <w:rtl/>
        </w:rPr>
        <w:t>باشد</w:t>
      </w:r>
      <w:r w:rsidRPr="00A9272B">
        <w:rPr>
          <w:rFonts w:cs="B Nazanin"/>
          <w:sz w:val="24"/>
          <w:szCs w:val="24"/>
          <w:rtl/>
        </w:rPr>
        <w:t xml:space="preserve">. </w:t>
      </w:r>
      <w:r w:rsidRPr="00A9272B">
        <w:rPr>
          <w:rFonts w:cs="B Nazanin" w:hint="cs"/>
          <w:sz w:val="24"/>
          <w:szCs w:val="24"/>
          <w:rtl/>
        </w:rPr>
        <w:t>آگاهی‌بخشی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آموزش</w:t>
      </w:r>
      <w:r w:rsidRPr="00A9272B">
        <w:rPr>
          <w:rFonts w:cs="B Nazanin"/>
          <w:sz w:val="24"/>
          <w:szCs w:val="24"/>
          <w:rtl/>
        </w:rPr>
        <w:t xml:space="preserve"> </w:t>
      </w:r>
      <w:r w:rsidRPr="00A9272B">
        <w:rPr>
          <w:rFonts w:cs="B Nazanin" w:hint="cs"/>
          <w:sz w:val="24"/>
          <w:szCs w:val="24"/>
          <w:rtl/>
        </w:rPr>
        <w:t>عمومی،</w:t>
      </w:r>
      <w:r w:rsidRPr="00A9272B">
        <w:rPr>
          <w:rFonts w:cs="B Nazanin"/>
          <w:sz w:val="24"/>
          <w:szCs w:val="24"/>
          <w:rtl/>
        </w:rPr>
        <w:t xml:space="preserve"> </w:t>
      </w:r>
      <w:r w:rsidRPr="00A9272B">
        <w:rPr>
          <w:rFonts w:cs="B Nazanin" w:hint="cs"/>
          <w:sz w:val="24"/>
          <w:szCs w:val="24"/>
          <w:rtl/>
        </w:rPr>
        <w:t>یکی</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مسئولیت‌های</w:t>
      </w:r>
      <w:r w:rsidRPr="00A9272B">
        <w:rPr>
          <w:rFonts w:cs="B Nazanin"/>
          <w:sz w:val="24"/>
          <w:szCs w:val="24"/>
          <w:rtl/>
        </w:rPr>
        <w:t xml:space="preserve"> </w:t>
      </w:r>
      <w:r w:rsidRPr="00A9272B">
        <w:rPr>
          <w:rFonts w:cs="B Nazanin" w:hint="cs"/>
          <w:sz w:val="24"/>
          <w:szCs w:val="24"/>
          <w:rtl/>
        </w:rPr>
        <w:t>مهم</w:t>
      </w:r>
      <w:r w:rsidRPr="00A9272B">
        <w:rPr>
          <w:rFonts w:cs="B Nazanin"/>
          <w:sz w:val="24"/>
          <w:szCs w:val="24"/>
          <w:rtl/>
        </w:rPr>
        <w:t xml:space="preserve"> </w:t>
      </w:r>
      <w:r w:rsidRPr="00A9272B">
        <w:rPr>
          <w:rFonts w:cs="B Nazanin" w:hint="cs"/>
          <w:sz w:val="24"/>
          <w:szCs w:val="24"/>
          <w:rtl/>
        </w:rPr>
        <w:t>شرکت‌ها،</w:t>
      </w:r>
      <w:r w:rsidRPr="00A9272B">
        <w:rPr>
          <w:rFonts w:cs="B Nazanin"/>
          <w:sz w:val="24"/>
          <w:szCs w:val="24"/>
          <w:rtl/>
        </w:rPr>
        <w:t xml:space="preserve"> </w:t>
      </w:r>
      <w:r w:rsidRPr="00A9272B">
        <w:rPr>
          <w:rFonts w:cs="B Nazanin" w:hint="cs"/>
          <w:sz w:val="24"/>
          <w:szCs w:val="24"/>
          <w:rtl/>
        </w:rPr>
        <w:t>نهادهای</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رسانه‌ها</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آینده</w:t>
      </w:r>
      <w:r w:rsidRPr="00A9272B">
        <w:rPr>
          <w:rFonts w:cs="B Nazanin"/>
          <w:sz w:val="24"/>
          <w:szCs w:val="24"/>
          <w:rtl/>
        </w:rPr>
        <w:t xml:space="preserve"> </w:t>
      </w:r>
      <w:r w:rsidRPr="00A9272B">
        <w:rPr>
          <w:rFonts w:cs="B Nazanin" w:hint="cs"/>
          <w:sz w:val="24"/>
          <w:szCs w:val="24"/>
          <w:rtl/>
        </w:rPr>
        <w:t>خواهد</w:t>
      </w:r>
      <w:r w:rsidRPr="00A9272B">
        <w:rPr>
          <w:rFonts w:cs="B Nazanin"/>
          <w:sz w:val="24"/>
          <w:szCs w:val="24"/>
          <w:rtl/>
        </w:rPr>
        <w:t xml:space="preserve"> </w:t>
      </w:r>
      <w:r w:rsidRPr="00A9272B">
        <w:rPr>
          <w:rFonts w:cs="B Nazanin" w:hint="cs"/>
          <w:sz w:val="24"/>
          <w:szCs w:val="24"/>
          <w:rtl/>
        </w:rPr>
        <w:t>بود</w:t>
      </w:r>
      <w:r w:rsidRPr="00A9272B">
        <w:rPr>
          <w:rFonts w:cs="B Nazanin"/>
          <w:sz w:val="24"/>
          <w:szCs w:val="24"/>
          <w:rtl/>
        </w:rPr>
        <w:t>.</w:t>
      </w:r>
    </w:p>
    <w:p w14:paraId="500BC724" w14:textId="77777777" w:rsidR="001A560C" w:rsidRPr="001A560C" w:rsidRDefault="001A560C" w:rsidP="001A560C">
      <w:pPr>
        <w:bidi/>
        <w:jc w:val="both"/>
        <w:rPr>
          <w:rFonts w:cs="B Nazanin"/>
          <w:b/>
          <w:bCs/>
          <w:sz w:val="24"/>
          <w:szCs w:val="24"/>
        </w:rPr>
      </w:pPr>
      <w:r w:rsidRPr="001A560C">
        <w:rPr>
          <w:rFonts w:cs="B Nazanin" w:hint="cs"/>
          <w:b/>
          <w:bCs/>
          <w:sz w:val="24"/>
          <w:szCs w:val="24"/>
          <w:rtl/>
        </w:rPr>
        <w:t>اعتبار</w:t>
      </w:r>
      <w:r w:rsidRPr="001A560C">
        <w:rPr>
          <w:rFonts w:cs="B Nazanin"/>
          <w:b/>
          <w:bCs/>
          <w:sz w:val="24"/>
          <w:szCs w:val="24"/>
          <w:rtl/>
        </w:rPr>
        <w:t xml:space="preserve"> </w:t>
      </w:r>
      <w:r w:rsidRPr="001A560C">
        <w:rPr>
          <w:rFonts w:cs="B Nazanin" w:hint="cs"/>
          <w:b/>
          <w:bCs/>
          <w:sz w:val="24"/>
          <w:szCs w:val="24"/>
          <w:rtl/>
        </w:rPr>
        <w:t>شرکتی؛</w:t>
      </w:r>
      <w:r w:rsidRPr="001A560C">
        <w:rPr>
          <w:rFonts w:cs="B Nazanin"/>
          <w:b/>
          <w:bCs/>
          <w:sz w:val="24"/>
          <w:szCs w:val="24"/>
          <w:rtl/>
        </w:rPr>
        <w:t xml:space="preserve"> </w:t>
      </w:r>
      <w:r w:rsidRPr="001A560C">
        <w:rPr>
          <w:rFonts w:cs="B Nazanin" w:hint="cs"/>
          <w:b/>
          <w:bCs/>
          <w:sz w:val="24"/>
          <w:szCs w:val="24"/>
          <w:rtl/>
        </w:rPr>
        <w:t>نگاهی</w:t>
      </w:r>
      <w:r w:rsidRPr="001A560C">
        <w:rPr>
          <w:rFonts w:cs="B Nazanin"/>
          <w:b/>
          <w:bCs/>
          <w:sz w:val="24"/>
          <w:szCs w:val="24"/>
          <w:rtl/>
        </w:rPr>
        <w:t xml:space="preserve"> </w:t>
      </w:r>
      <w:r w:rsidRPr="001A560C">
        <w:rPr>
          <w:rFonts w:cs="B Nazanin" w:hint="cs"/>
          <w:b/>
          <w:bCs/>
          <w:sz w:val="24"/>
          <w:szCs w:val="24"/>
          <w:rtl/>
        </w:rPr>
        <w:t>فراتر</w:t>
      </w:r>
      <w:r w:rsidRPr="001A560C">
        <w:rPr>
          <w:rFonts w:cs="B Nazanin"/>
          <w:b/>
          <w:bCs/>
          <w:sz w:val="24"/>
          <w:szCs w:val="24"/>
          <w:rtl/>
        </w:rPr>
        <w:t xml:space="preserve"> </w:t>
      </w:r>
      <w:r w:rsidRPr="001A560C">
        <w:rPr>
          <w:rFonts w:cs="B Nazanin" w:hint="cs"/>
          <w:b/>
          <w:bCs/>
          <w:sz w:val="24"/>
          <w:szCs w:val="24"/>
          <w:rtl/>
        </w:rPr>
        <w:t>از</w:t>
      </w:r>
      <w:r w:rsidRPr="001A560C">
        <w:rPr>
          <w:rFonts w:cs="B Nazanin"/>
          <w:b/>
          <w:bCs/>
          <w:sz w:val="24"/>
          <w:szCs w:val="24"/>
          <w:rtl/>
        </w:rPr>
        <w:t xml:space="preserve"> </w:t>
      </w:r>
      <w:r w:rsidRPr="001A560C">
        <w:rPr>
          <w:rFonts w:cs="B Nazanin" w:hint="cs"/>
          <w:b/>
          <w:bCs/>
          <w:sz w:val="24"/>
          <w:szCs w:val="24"/>
          <w:rtl/>
        </w:rPr>
        <w:t>صورت‌های</w:t>
      </w:r>
      <w:r w:rsidRPr="001A560C">
        <w:rPr>
          <w:rFonts w:cs="B Nazanin"/>
          <w:b/>
          <w:bCs/>
          <w:sz w:val="24"/>
          <w:szCs w:val="24"/>
          <w:rtl/>
        </w:rPr>
        <w:t xml:space="preserve"> </w:t>
      </w:r>
      <w:r w:rsidRPr="001A560C">
        <w:rPr>
          <w:rFonts w:cs="B Nazanin" w:hint="cs"/>
          <w:b/>
          <w:bCs/>
          <w:sz w:val="24"/>
          <w:szCs w:val="24"/>
          <w:rtl/>
        </w:rPr>
        <w:t>مالی</w:t>
      </w:r>
    </w:p>
    <w:p w14:paraId="6EE39C0C" w14:textId="77777777" w:rsidR="001A560C" w:rsidRPr="00A9272B" w:rsidRDefault="001A560C" w:rsidP="001A560C">
      <w:pPr>
        <w:bidi/>
        <w:jc w:val="both"/>
        <w:rPr>
          <w:rFonts w:cs="B Nazanin"/>
          <w:sz w:val="24"/>
          <w:szCs w:val="24"/>
        </w:rPr>
      </w:pP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گذشته،</w:t>
      </w:r>
      <w:r w:rsidRPr="00A9272B">
        <w:rPr>
          <w:rFonts w:cs="B Nazanin"/>
          <w:sz w:val="24"/>
          <w:szCs w:val="24"/>
          <w:rtl/>
        </w:rPr>
        <w:t xml:space="preserve"> </w:t>
      </w:r>
      <w:r w:rsidRPr="00A9272B">
        <w:rPr>
          <w:rFonts w:cs="B Nazanin" w:hint="cs"/>
          <w:sz w:val="24"/>
          <w:szCs w:val="24"/>
          <w:rtl/>
        </w:rPr>
        <w:t>ارزیابی</w:t>
      </w:r>
      <w:r w:rsidRPr="00A9272B">
        <w:rPr>
          <w:rFonts w:cs="B Nazanin"/>
          <w:sz w:val="24"/>
          <w:szCs w:val="24"/>
          <w:rtl/>
        </w:rPr>
        <w:t xml:space="preserve"> </w:t>
      </w:r>
      <w:r w:rsidRPr="00A9272B">
        <w:rPr>
          <w:rFonts w:cs="B Nazanin" w:hint="cs"/>
          <w:sz w:val="24"/>
          <w:szCs w:val="24"/>
          <w:rtl/>
        </w:rPr>
        <w:t>اعتبار</w:t>
      </w:r>
      <w:r w:rsidRPr="00A9272B">
        <w:rPr>
          <w:rFonts w:cs="B Nazanin"/>
          <w:sz w:val="24"/>
          <w:szCs w:val="24"/>
          <w:rtl/>
        </w:rPr>
        <w:t xml:space="preserve"> </w:t>
      </w:r>
      <w:r w:rsidRPr="00A9272B">
        <w:rPr>
          <w:rFonts w:cs="B Nazanin" w:hint="cs"/>
          <w:sz w:val="24"/>
          <w:szCs w:val="24"/>
          <w:rtl/>
        </w:rPr>
        <w:t>یک</w:t>
      </w:r>
      <w:r w:rsidRPr="00A9272B">
        <w:rPr>
          <w:rFonts w:cs="B Nazanin"/>
          <w:sz w:val="24"/>
          <w:szCs w:val="24"/>
          <w:rtl/>
        </w:rPr>
        <w:t xml:space="preserve"> </w:t>
      </w:r>
      <w:r w:rsidRPr="00A9272B">
        <w:rPr>
          <w:rFonts w:cs="B Nazanin" w:hint="cs"/>
          <w:sz w:val="24"/>
          <w:szCs w:val="24"/>
          <w:rtl/>
        </w:rPr>
        <w:t>شرکت</w:t>
      </w:r>
      <w:r w:rsidRPr="00A9272B">
        <w:rPr>
          <w:rFonts w:cs="B Nazanin"/>
          <w:sz w:val="24"/>
          <w:szCs w:val="24"/>
          <w:rtl/>
        </w:rPr>
        <w:t xml:space="preserve"> </w:t>
      </w:r>
      <w:r w:rsidRPr="00A9272B">
        <w:rPr>
          <w:rFonts w:cs="B Nazanin" w:hint="cs"/>
          <w:sz w:val="24"/>
          <w:szCs w:val="24"/>
          <w:rtl/>
        </w:rPr>
        <w:t>عمدتاً</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طریق</w:t>
      </w:r>
      <w:r w:rsidRPr="00A9272B">
        <w:rPr>
          <w:rFonts w:cs="B Nazanin"/>
          <w:sz w:val="24"/>
          <w:szCs w:val="24"/>
          <w:rtl/>
        </w:rPr>
        <w:t xml:space="preserve"> </w:t>
      </w:r>
      <w:r w:rsidRPr="00A9272B">
        <w:rPr>
          <w:rFonts w:cs="B Nazanin" w:hint="cs"/>
          <w:sz w:val="24"/>
          <w:szCs w:val="24"/>
          <w:rtl/>
        </w:rPr>
        <w:t>بررسی</w:t>
      </w:r>
      <w:r w:rsidRPr="00A9272B">
        <w:rPr>
          <w:rFonts w:cs="B Nazanin"/>
          <w:sz w:val="24"/>
          <w:szCs w:val="24"/>
          <w:rtl/>
        </w:rPr>
        <w:t xml:space="preserve"> </w:t>
      </w:r>
      <w:r w:rsidRPr="00A9272B">
        <w:rPr>
          <w:rFonts w:cs="B Nazanin" w:hint="cs"/>
          <w:sz w:val="24"/>
          <w:szCs w:val="24"/>
          <w:rtl/>
        </w:rPr>
        <w:t>صورت‌های</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انجام</w:t>
      </w:r>
      <w:r w:rsidRPr="00A9272B">
        <w:rPr>
          <w:rFonts w:cs="B Nazanin"/>
          <w:sz w:val="24"/>
          <w:szCs w:val="24"/>
          <w:rtl/>
        </w:rPr>
        <w:t xml:space="preserve"> </w:t>
      </w:r>
      <w:r w:rsidRPr="00A9272B">
        <w:rPr>
          <w:rFonts w:cs="B Nazanin" w:hint="cs"/>
          <w:sz w:val="24"/>
          <w:szCs w:val="24"/>
          <w:rtl/>
        </w:rPr>
        <w:t>می‌شد</w:t>
      </w:r>
      <w:r w:rsidRPr="00A9272B">
        <w:rPr>
          <w:rFonts w:cs="B Nazanin"/>
          <w:sz w:val="24"/>
          <w:szCs w:val="24"/>
          <w:rtl/>
        </w:rPr>
        <w:t xml:space="preserve">. </w:t>
      </w:r>
      <w:r w:rsidRPr="00A9272B">
        <w:rPr>
          <w:rFonts w:cs="B Nazanin" w:hint="cs"/>
          <w:sz w:val="24"/>
          <w:szCs w:val="24"/>
          <w:rtl/>
        </w:rPr>
        <w:t>اما</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روش‌ها</w:t>
      </w:r>
      <w:r w:rsidRPr="00A9272B">
        <w:rPr>
          <w:rFonts w:cs="B Nazanin"/>
          <w:sz w:val="24"/>
          <w:szCs w:val="24"/>
          <w:rtl/>
        </w:rPr>
        <w:t xml:space="preserve"> </w:t>
      </w:r>
      <w:r w:rsidRPr="00A9272B">
        <w:rPr>
          <w:rFonts w:cs="B Nazanin" w:hint="cs"/>
          <w:sz w:val="24"/>
          <w:szCs w:val="24"/>
          <w:rtl/>
        </w:rPr>
        <w:t>هم</w:t>
      </w:r>
      <w:r w:rsidRPr="00A9272B">
        <w:rPr>
          <w:rFonts w:cs="B Nazanin"/>
          <w:sz w:val="24"/>
          <w:szCs w:val="24"/>
          <w:rtl/>
        </w:rPr>
        <w:t xml:space="preserve"> </w:t>
      </w:r>
      <w:r w:rsidRPr="00A9272B">
        <w:rPr>
          <w:rFonts w:cs="B Nazanin" w:hint="cs"/>
          <w:sz w:val="24"/>
          <w:szCs w:val="24"/>
          <w:rtl/>
        </w:rPr>
        <w:t>محدودیت‌های</w:t>
      </w:r>
      <w:r w:rsidRPr="00A9272B">
        <w:rPr>
          <w:rFonts w:cs="B Nazanin"/>
          <w:sz w:val="24"/>
          <w:szCs w:val="24"/>
          <w:rtl/>
        </w:rPr>
        <w:t xml:space="preserve"> </w:t>
      </w:r>
      <w:r w:rsidRPr="00A9272B">
        <w:rPr>
          <w:rFonts w:cs="B Nazanin" w:hint="cs"/>
          <w:sz w:val="24"/>
          <w:szCs w:val="24"/>
          <w:rtl/>
        </w:rPr>
        <w:t>زیادی</w:t>
      </w:r>
      <w:r w:rsidRPr="00A9272B">
        <w:rPr>
          <w:rFonts w:cs="B Nazanin"/>
          <w:sz w:val="24"/>
          <w:szCs w:val="24"/>
          <w:rtl/>
        </w:rPr>
        <w:t xml:space="preserve"> </w:t>
      </w:r>
      <w:r w:rsidRPr="00A9272B">
        <w:rPr>
          <w:rFonts w:cs="B Nazanin" w:hint="cs"/>
          <w:sz w:val="24"/>
          <w:szCs w:val="24"/>
          <w:rtl/>
        </w:rPr>
        <w:t>داشتند،</w:t>
      </w:r>
      <w:r w:rsidRPr="00A9272B">
        <w:rPr>
          <w:rFonts w:cs="B Nazanin"/>
          <w:sz w:val="24"/>
          <w:szCs w:val="24"/>
          <w:rtl/>
        </w:rPr>
        <w:t xml:space="preserve"> </w:t>
      </w:r>
      <w:r w:rsidRPr="00A9272B">
        <w:rPr>
          <w:rFonts w:cs="B Nazanin" w:hint="cs"/>
          <w:sz w:val="24"/>
          <w:szCs w:val="24"/>
          <w:rtl/>
        </w:rPr>
        <w:t>هم</w:t>
      </w:r>
      <w:r w:rsidRPr="00A9272B">
        <w:rPr>
          <w:rFonts w:cs="B Nazanin"/>
          <w:sz w:val="24"/>
          <w:szCs w:val="24"/>
          <w:rtl/>
        </w:rPr>
        <w:t xml:space="preserve"> </w:t>
      </w:r>
      <w:r w:rsidRPr="00A9272B">
        <w:rPr>
          <w:rFonts w:cs="B Nazanin" w:hint="cs"/>
          <w:sz w:val="24"/>
          <w:szCs w:val="24"/>
          <w:rtl/>
        </w:rPr>
        <w:t>دسترسی</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آن‌ها</w:t>
      </w:r>
      <w:r w:rsidRPr="00A9272B">
        <w:rPr>
          <w:rFonts w:cs="B Nazanin"/>
          <w:sz w:val="24"/>
          <w:szCs w:val="24"/>
          <w:rtl/>
        </w:rPr>
        <w:t xml:space="preserve"> </w:t>
      </w:r>
      <w:r w:rsidRPr="00A9272B">
        <w:rPr>
          <w:rFonts w:cs="B Nazanin" w:hint="cs"/>
          <w:sz w:val="24"/>
          <w:szCs w:val="24"/>
          <w:rtl/>
        </w:rPr>
        <w:t>دشوار</w:t>
      </w:r>
      <w:r w:rsidRPr="00A9272B">
        <w:rPr>
          <w:rFonts w:cs="B Nazanin"/>
          <w:sz w:val="24"/>
          <w:szCs w:val="24"/>
          <w:rtl/>
        </w:rPr>
        <w:t xml:space="preserve"> </w:t>
      </w:r>
      <w:r w:rsidRPr="00A9272B">
        <w:rPr>
          <w:rFonts w:cs="B Nazanin" w:hint="cs"/>
          <w:sz w:val="24"/>
          <w:szCs w:val="24"/>
          <w:rtl/>
        </w:rPr>
        <w:t>بود،</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هم</w:t>
      </w:r>
      <w:r w:rsidRPr="00A9272B">
        <w:rPr>
          <w:rFonts w:cs="B Nazanin"/>
          <w:sz w:val="24"/>
          <w:szCs w:val="24"/>
          <w:rtl/>
        </w:rPr>
        <w:t xml:space="preserve"> </w:t>
      </w:r>
      <w:r w:rsidRPr="00A9272B">
        <w:rPr>
          <w:rFonts w:cs="B Nazanin" w:hint="cs"/>
          <w:sz w:val="24"/>
          <w:szCs w:val="24"/>
          <w:rtl/>
        </w:rPr>
        <w:t>اغلب</w:t>
      </w:r>
      <w:r w:rsidRPr="00A9272B">
        <w:rPr>
          <w:rFonts w:cs="B Nazanin"/>
          <w:sz w:val="24"/>
          <w:szCs w:val="24"/>
          <w:rtl/>
        </w:rPr>
        <w:t xml:space="preserve"> </w:t>
      </w:r>
      <w:r w:rsidRPr="00A9272B">
        <w:rPr>
          <w:rFonts w:cs="B Nazanin" w:hint="cs"/>
          <w:sz w:val="24"/>
          <w:szCs w:val="24"/>
          <w:rtl/>
        </w:rPr>
        <w:t>با</w:t>
      </w:r>
      <w:r w:rsidRPr="00A9272B">
        <w:rPr>
          <w:rFonts w:cs="B Nazanin"/>
          <w:sz w:val="24"/>
          <w:szCs w:val="24"/>
          <w:rtl/>
        </w:rPr>
        <w:t xml:space="preserve"> </w:t>
      </w:r>
      <w:r w:rsidRPr="00A9272B">
        <w:rPr>
          <w:rFonts w:cs="B Nazanin" w:hint="cs"/>
          <w:sz w:val="24"/>
          <w:szCs w:val="24"/>
          <w:rtl/>
        </w:rPr>
        <w:t>تأخیر</w:t>
      </w:r>
      <w:r w:rsidRPr="00A9272B">
        <w:rPr>
          <w:rFonts w:cs="B Nazanin"/>
          <w:sz w:val="24"/>
          <w:szCs w:val="24"/>
          <w:rtl/>
        </w:rPr>
        <w:t xml:space="preserve"> </w:t>
      </w:r>
      <w:r w:rsidRPr="00A9272B">
        <w:rPr>
          <w:rFonts w:cs="B Nazanin" w:hint="cs"/>
          <w:sz w:val="24"/>
          <w:szCs w:val="24"/>
          <w:rtl/>
        </w:rPr>
        <w:t>یا</w:t>
      </w:r>
      <w:r w:rsidRPr="00A9272B">
        <w:rPr>
          <w:rFonts w:cs="B Nazanin"/>
          <w:sz w:val="24"/>
          <w:szCs w:val="24"/>
          <w:rtl/>
        </w:rPr>
        <w:t xml:space="preserve"> </w:t>
      </w:r>
      <w:r w:rsidRPr="00A9272B">
        <w:rPr>
          <w:rFonts w:cs="B Nazanin" w:hint="cs"/>
          <w:sz w:val="24"/>
          <w:szCs w:val="24"/>
          <w:rtl/>
        </w:rPr>
        <w:t>کمبود</w:t>
      </w:r>
      <w:r w:rsidRPr="00A9272B">
        <w:rPr>
          <w:rFonts w:cs="B Nazanin"/>
          <w:sz w:val="24"/>
          <w:szCs w:val="24"/>
          <w:rtl/>
        </w:rPr>
        <w:t xml:space="preserve"> </w:t>
      </w:r>
      <w:r w:rsidRPr="00A9272B">
        <w:rPr>
          <w:rFonts w:cs="B Nazanin" w:hint="cs"/>
          <w:sz w:val="24"/>
          <w:szCs w:val="24"/>
          <w:rtl/>
        </w:rPr>
        <w:t>شفافیت</w:t>
      </w:r>
      <w:r w:rsidRPr="00A9272B">
        <w:rPr>
          <w:rFonts w:cs="B Nazanin"/>
          <w:sz w:val="24"/>
          <w:szCs w:val="24"/>
          <w:rtl/>
        </w:rPr>
        <w:t xml:space="preserve"> </w:t>
      </w:r>
      <w:r w:rsidRPr="00A9272B">
        <w:rPr>
          <w:rFonts w:cs="B Nazanin" w:hint="cs"/>
          <w:sz w:val="24"/>
          <w:szCs w:val="24"/>
          <w:rtl/>
        </w:rPr>
        <w:t>همراه</w:t>
      </w:r>
      <w:r w:rsidRPr="00A9272B">
        <w:rPr>
          <w:rFonts w:cs="B Nazanin"/>
          <w:sz w:val="24"/>
          <w:szCs w:val="24"/>
          <w:rtl/>
        </w:rPr>
        <w:t xml:space="preserve"> </w:t>
      </w:r>
      <w:r w:rsidRPr="00A9272B">
        <w:rPr>
          <w:rFonts w:cs="B Nazanin" w:hint="cs"/>
          <w:sz w:val="24"/>
          <w:szCs w:val="24"/>
          <w:rtl/>
        </w:rPr>
        <w:t>بودند</w:t>
      </w:r>
      <w:r w:rsidRPr="00A9272B">
        <w:rPr>
          <w:rFonts w:cs="B Nazanin"/>
          <w:sz w:val="24"/>
          <w:szCs w:val="24"/>
          <w:rtl/>
        </w:rPr>
        <w:t>.</w:t>
      </w:r>
    </w:p>
    <w:p w14:paraId="2CE66EBF" w14:textId="77777777" w:rsidR="001A560C" w:rsidRPr="00A9272B" w:rsidRDefault="001A560C" w:rsidP="001A560C">
      <w:pPr>
        <w:bidi/>
        <w:jc w:val="both"/>
        <w:rPr>
          <w:rFonts w:cs="B Nazanin"/>
          <w:sz w:val="24"/>
          <w:szCs w:val="24"/>
        </w:rPr>
      </w:pPr>
      <w:r w:rsidRPr="00A9272B">
        <w:rPr>
          <w:rFonts w:cs="B Nazanin" w:hint="cs"/>
          <w:sz w:val="24"/>
          <w:szCs w:val="24"/>
          <w:rtl/>
        </w:rPr>
        <w:t>مدل‌های</w:t>
      </w:r>
      <w:r w:rsidRPr="00A9272B">
        <w:rPr>
          <w:rFonts w:cs="B Nazanin"/>
          <w:sz w:val="24"/>
          <w:szCs w:val="24"/>
          <w:rtl/>
        </w:rPr>
        <w:t xml:space="preserve"> </w:t>
      </w:r>
      <w:r w:rsidRPr="00A9272B">
        <w:rPr>
          <w:rFonts w:cs="B Nazanin" w:hint="cs"/>
          <w:sz w:val="24"/>
          <w:szCs w:val="24"/>
          <w:rtl/>
        </w:rPr>
        <w:t>جدید</w:t>
      </w:r>
      <w:r w:rsidRPr="00A9272B">
        <w:rPr>
          <w:rFonts w:cs="B Nazanin"/>
          <w:sz w:val="24"/>
          <w:szCs w:val="24"/>
          <w:rtl/>
        </w:rPr>
        <w:t xml:space="preserve"> </w:t>
      </w:r>
      <w:r w:rsidRPr="00A9272B">
        <w:rPr>
          <w:rFonts w:cs="B Nazanin" w:hint="cs"/>
          <w:sz w:val="24"/>
          <w:szCs w:val="24"/>
          <w:rtl/>
        </w:rPr>
        <w:t>اعتبارسنجی</w:t>
      </w:r>
      <w:r w:rsidRPr="00A9272B">
        <w:rPr>
          <w:rFonts w:cs="B Nazanin"/>
          <w:sz w:val="24"/>
          <w:szCs w:val="24"/>
          <w:rtl/>
        </w:rPr>
        <w:t xml:space="preserve"> </w:t>
      </w:r>
      <w:r w:rsidRPr="00A9272B">
        <w:rPr>
          <w:rFonts w:cs="B Nazanin" w:hint="cs"/>
          <w:sz w:val="24"/>
          <w:szCs w:val="24"/>
          <w:rtl/>
        </w:rPr>
        <w:t>اشخاص</w:t>
      </w:r>
      <w:r w:rsidRPr="00A9272B">
        <w:rPr>
          <w:rFonts w:cs="B Nazanin"/>
          <w:sz w:val="24"/>
          <w:szCs w:val="24"/>
          <w:rtl/>
        </w:rPr>
        <w:t xml:space="preserve"> </w:t>
      </w:r>
      <w:r w:rsidRPr="00A9272B">
        <w:rPr>
          <w:rFonts w:cs="B Nazanin" w:hint="cs"/>
          <w:sz w:val="24"/>
          <w:szCs w:val="24"/>
          <w:rtl/>
        </w:rPr>
        <w:t>حقوقی،</w:t>
      </w:r>
      <w:r w:rsidRPr="00A9272B">
        <w:rPr>
          <w:rFonts w:cs="B Nazanin"/>
          <w:sz w:val="24"/>
          <w:szCs w:val="24"/>
          <w:rtl/>
        </w:rPr>
        <w:t xml:space="preserve"> </w:t>
      </w:r>
      <w:r w:rsidRPr="00A9272B">
        <w:rPr>
          <w:rFonts w:cs="B Nazanin" w:hint="cs"/>
          <w:sz w:val="24"/>
          <w:szCs w:val="24"/>
          <w:rtl/>
        </w:rPr>
        <w:t>با</w:t>
      </w:r>
      <w:r w:rsidRPr="00A9272B">
        <w:rPr>
          <w:rFonts w:cs="B Nazanin"/>
          <w:sz w:val="24"/>
          <w:szCs w:val="24"/>
          <w:rtl/>
        </w:rPr>
        <w:t xml:space="preserve"> </w:t>
      </w:r>
      <w:r w:rsidRPr="00A9272B">
        <w:rPr>
          <w:rFonts w:cs="B Nazanin" w:hint="cs"/>
          <w:sz w:val="24"/>
          <w:szCs w:val="24"/>
          <w:rtl/>
        </w:rPr>
        <w:t>استفاده</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اطلاعاتی</w:t>
      </w:r>
      <w:r w:rsidRPr="00A9272B">
        <w:rPr>
          <w:rFonts w:cs="B Nazanin"/>
          <w:sz w:val="24"/>
          <w:szCs w:val="24"/>
          <w:rtl/>
        </w:rPr>
        <w:t xml:space="preserve"> </w:t>
      </w:r>
      <w:r w:rsidRPr="00A9272B">
        <w:rPr>
          <w:rFonts w:cs="B Nazanin" w:hint="cs"/>
          <w:sz w:val="24"/>
          <w:szCs w:val="24"/>
          <w:rtl/>
        </w:rPr>
        <w:t>مانند</w:t>
      </w:r>
      <w:r w:rsidRPr="00A9272B">
        <w:rPr>
          <w:rFonts w:cs="B Nazanin"/>
          <w:sz w:val="24"/>
          <w:szCs w:val="24"/>
          <w:rtl/>
        </w:rPr>
        <w:t>:</w:t>
      </w:r>
    </w:p>
    <w:p w14:paraId="1F336EEE" w14:textId="77777777" w:rsidR="001A560C" w:rsidRPr="00A9272B" w:rsidRDefault="001A560C" w:rsidP="00A9272B">
      <w:pPr>
        <w:pStyle w:val="ListParagraph"/>
        <w:numPr>
          <w:ilvl w:val="0"/>
          <w:numId w:val="4"/>
        </w:numPr>
        <w:bidi/>
        <w:jc w:val="both"/>
        <w:rPr>
          <w:rFonts w:cs="B Nazanin"/>
          <w:sz w:val="24"/>
          <w:szCs w:val="24"/>
        </w:rPr>
      </w:pPr>
      <w:r w:rsidRPr="00A9272B">
        <w:rPr>
          <w:rFonts w:cs="B Nazanin" w:hint="cs"/>
          <w:sz w:val="24"/>
          <w:szCs w:val="24"/>
          <w:rtl/>
        </w:rPr>
        <w:t>تعداد</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مبلغ</w:t>
      </w:r>
      <w:r w:rsidRPr="00A9272B">
        <w:rPr>
          <w:rFonts w:cs="B Nazanin"/>
          <w:sz w:val="24"/>
          <w:szCs w:val="24"/>
          <w:rtl/>
        </w:rPr>
        <w:t xml:space="preserve"> </w:t>
      </w:r>
      <w:r w:rsidRPr="00A9272B">
        <w:rPr>
          <w:rFonts w:cs="B Nazanin" w:hint="cs"/>
          <w:sz w:val="24"/>
          <w:szCs w:val="24"/>
          <w:rtl/>
        </w:rPr>
        <w:t>چک‌های</w:t>
      </w:r>
      <w:r w:rsidRPr="00A9272B">
        <w:rPr>
          <w:rFonts w:cs="B Nazanin"/>
          <w:sz w:val="24"/>
          <w:szCs w:val="24"/>
          <w:rtl/>
        </w:rPr>
        <w:t xml:space="preserve"> </w:t>
      </w:r>
      <w:r w:rsidRPr="00A9272B">
        <w:rPr>
          <w:rFonts w:cs="B Nazanin" w:hint="cs"/>
          <w:sz w:val="24"/>
          <w:szCs w:val="24"/>
          <w:rtl/>
        </w:rPr>
        <w:t>برگشتی</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دوره‌های</w:t>
      </w:r>
      <w:r w:rsidRPr="00A9272B">
        <w:rPr>
          <w:rFonts w:cs="B Nazanin"/>
          <w:sz w:val="24"/>
          <w:szCs w:val="24"/>
          <w:rtl/>
        </w:rPr>
        <w:t xml:space="preserve"> </w:t>
      </w:r>
      <w:r w:rsidRPr="00A9272B">
        <w:rPr>
          <w:rFonts w:cs="B Nazanin" w:hint="cs"/>
          <w:sz w:val="24"/>
          <w:szCs w:val="24"/>
          <w:rtl/>
        </w:rPr>
        <w:t>مختلف</w:t>
      </w:r>
    </w:p>
    <w:p w14:paraId="13335643" w14:textId="77777777" w:rsidR="001A560C" w:rsidRPr="00A9272B" w:rsidRDefault="001A560C" w:rsidP="00A9272B">
      <w:pPr>
        <w:pStyle w:val="ListParagraph"/>
        <w:numPr>
          <w:ilvl w:val="0"/>
          <w:numId w:val="4"/>
        </w:numPr>
        <w:bidi/>
        <w:jc w:val="both"/>
        <w:rPr>
          <w:rFonts w:cs="B Nazanin"/>
          <w:sz w:val="24"/>
          <w:szCs w:val="24"/>
        </w:rPr>
      </w:pPr>
      <w:r w:rsidRPr="00A9272B">
        <w:rPr>
          <w:rFonts w:cs="B Nazanin" w:hint="cs"/>
          <w:sz w:val="24"/>
          <w:szCs w:val="24"/>
          <w:rtl/>
        </w:rPr>
        <w:t>سوابق</w:t>
      </w:r>
      <w:r w:rsidRPr="00A9272B">
        <w:rPr>
          <w:rFonts w:cs="B Nazanin"/>
          <w:sz w:val="24"/>
          <w:szCs w:val="24"/>
          <w:rtl/>
        </w:rPr>
        <w:t xml:space="preserve"> </w:t>
      </w:r>
      <w:r w:rsidRPr="00A9272B">
        <w:rPr>
          <w:rFonts w:cs="B Nazanin" w:hint="cs"/>
          <w:sz w:val="24"/>
          <w:szCs w:val="24"/>
          <w:rtl/>
        </w:rPr>
        <w:t>تسهیلات</w:t>
      </w:r>
      <w:r w:rsidRPr="00A9272B">
        <w:rPr>
          <w:rFonts w:cs="B Nazanin"/>
          <w:sz w:val="24"/>
          <w:szCs w:val="24"/>
          <w:rtl/>
        </w:rPr>
        <w:t xml:space="preserve"> </w:t>
      </w:r>
      <w:r w:rsidRPr="00A9272B">
        <w:rPr>
          <w:rFonts w:cs="B Nazanin" w:hint="cs"/>
          <w:sz w:val="24"/>
          <w:szCs w:val="24"/>
          <w:rtl/>
        </w:rPr>
        <w:t>بانکی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وضعیت</w:t>
      </w:r>
      <w:r w:rsidRPr="00A9272B">
        <w:rPr>
          <w:rFonts w:cs="B Nazanin"/>
          <w:sz w:val="24"/>
          <w:szCs w:val="24"/>
          <w:rtl/>
        </w:rPr>
        <w:t xml:space="preserve"> </w:t>
      </w:r>
      <w:r w:rsidRPr="00A9272B">
        <w:rPr>
          <w:rFonts w:cs="B Nazanin" w:hint="cs"/>
          <w:sz w:val="24"/>
          <w:szCs w:val="24"/>
          <w:rtl/>
        </w:rPr>
        <w:t>بازپرداخت</w:t>
      </w:r>
    </w:p>
    <w:p w14:paraId="33810BDA" w14:textId="77777777" w:rsidR="001A560C" w:rsidRPr="00A9272B" w:rsidRDefault="001A560C" w:rsidP="00A9272B">
      <w:pPr>
        <w:pStyle w:val="ListParagraph"/>
        <w:numPr>
          <w:ilvl w:val="0"/>
          <w:numId w:val="4"/>
        </w:numPr>
        <w:bidi/>
        <w:jc w:val="both"/>
        <w:rPr>
          <w:rFonts w:cs="B Nazanin"/>
          <w:sz w:val="24"/>
          <w:szCs w:val="24"/>
        </w:rPr>
      </w:pPr>
      <w:r w:rsidRPr="00A9272B">
        <w:rPr>
          <w:rFonts w:cs="B Nazanin" w:hint="cs"/>
          <w:sz w:val="24"/>
          <w:szCs w:val="24"/>
          <w:rtl/>
        </w:rPr>
        <w:t>اظهارنامه‌های</w:t>
      </w:r>
      <w:r w:rsidRPr="00A9272B">
        <w:rPr>
          <w:rFonts w:cs="B Nazanin"/>
          <w:sz w:val="24"/>
          <w:szCs w:val="24"/>
          <w:rtl/>
        </w:rPr>
        <w:t xml:space="preserve"> </w:t>
      </w:r>
      <w:r w:rsidRPr="00A9272B">
        <w:rPr>
          <w:rFonts w:cs="B Nazanin" w:hint="cs"/>
          <w:sz w:val="24"/>
          <w:szCs w:val="24"/>
          <w:rtl/>
        </w:rPr>
        <w:t>مالیاتی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بدهی‌های</w:t>
      </w:r>
      <w:r w:rsidRPr="00A9272B">
        <w:rPr>
          <w:rFonts w:cs="B Nazanin"/>
          <w:sz w:val="24"/>
          <w:szCs w:val="24"/>
          <w:rtl/>
        </w:rPr>
        <w:t xml:space="preserve"> </w:t>
      </w:r>
      <w:r w:rsidRPr="00A9272B">
        <w:rPr>
          <w:rFonts w:cs="B Nazanin" w:hint="cs"/>
          <w:sz w:val="24"/>
          <w:szCs w:val="24"/>
          <w:rtl/>
        </w:rPr>
        <w:t>جاری</w:t>
      </w:r>
    </w:p>
    <w:p w14:paraId="78B076EB" w14:textId="77777777" w:rsidR="001A560C" w:rsidRPr="00A9272B" w:rsidRDefault="001A560C" w:rsidP="00A9272B">
      <w:pPr>
        <w:pStyle w:val="ListParagraph"/>
        <w:numPr>
          <w:ilvl w:val="0"/>
          <w:numId w:val="4"/>
        </w:numPr>
        <w:bidi/>
        <w:jc w:val="both"/>
        <w:rPr>
          <w:rFonts w:cs="B Nazanin"/>
          <w:sz w:val="24"/>
          <w:szCs w:val="24"/>
        </w:rPr>
      </w:pPr>
      <w:r w:rsidRPr="00A9272B">
        <w:rPr>
          <w:rFonts w:cs="B Nazanin" w:hint="cs"/>
          <w:sz w:val="24"/>
          <w:szCs w:val="24"/>
          <w:rtl/>
        </w:rPr>
        <w:t>پرونده‌های</w:t>
      </w:r>
      <w:r w:rsidRPr="00A9272B">
        <w:rPr>
          <w:rFonts w:cs="B Nazanin"/>
          <w:sz w:val="24"/>
          <w:szCs w:val="24"/>
          <w:rtl/>
        </w:rPr>
        <w:t xml:space="preserve"> </w:t>
      </w:r>
      <w:r w:rsidRPr="00A9272B">
        <w:rPr>
          <w:rFonts w:cs="B Nazanin" w:hint="cs"/>
          <w:sz w:val="24"/>
          <w:szCs w:val="24"/>
          <w:rtl/>
        </w:rPr>
        <w:t>حقوقی</w:t>
      </w:r>
      <w:r w:rsidRPr="00A9272B">
        <w:rPr>
          <w:rFonts w:cs="B Nazanin"/>
          <w:sz w:val="24"/>
          <w:szCs w:val="24"/>
          <w:rtl/>
        </w:rPr>
        <w:t xml:space="preserve"> </w:t>
      </w:r>
      <w:r w:rsidRPr="00A9272B">
        <w:rPr>
          <w:rFonts w:cs="B Nazanin" w:hint="cs"/>
          <w:sz w:val="24"/>
          <w:szCs w:val="24"/>
          <w:rtl/>
        </w:rPr>
        <w:t>مرتبط</w:t>
      </w:r>
      <w:r w:rsidRPr="00A9272B">
        <w:rPr>
          <w:rFonts w:cs="B Nazanin"/>
          <w:sz w:val="24"/>
          <w:szCs w:val="24"/>
          <w:rtl/>
        </w:rPr>
        <w:t xml:space="preserve"> </w:t>
      </w:r>
      <w:r w:rsidRPr="00A9272B">
        <w:rPr>
          <w:rFonts w:cs="B Nazanin" w:hint="cs"/>
          <w:sz w:val="24"/>
          <w:szCs w:val="24"/>
          <w:rtl/>
        </w:rPr>
        <w:t>با</w:t>
      </w:r>
      <w:r w:rsidRPr="00A9272B">
        <w:rPr>
          <w:rFonts w:cs="B Nazanin"/>
          <w:sz w:val="24"/>
          <w:szCs w:val="24"/>
          <w:rtl/>
        </w:rPr>
        <w:t xml:space="preserve"> </w:t>
      </w:r>
      <w:r w:rsidRPr="00A9272B">
        <w:rPr>
          <w:rFonts w:cs="B Nazanin" w:hint="cs"/>
          <w:sz w:val="24"/>
          <w:szCs w:val="24"/>
          <w:rtl/>
        </w:rPr>
        <w:t>دعاوی</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تجاری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ورشکستگی</w:t>
      </w:r>
    </w:p>
    <w:p w14:paraId="377B7A26" w14:textId="6D165F29" w:rsidR="001A560C" w:rsidRPr="00A9272B" w:rsidRDefault="001A560C" w:rsidP="001A560C">
      <w:pPr>
        <w:bidi/>
        <w:jc w:val="both"/>
        <w:rPr>
          <w:rFonts w:cs="B Nazanin"/>
          <w:sz w:val="24"/>
          <w:szCs w:val="24"/>
        </w:rPr>
      </w:pPr>
      <w:r w:rsidRPr="00A9272B">
        <w:rPr>
          <w:rFonts w:cs="B Nazanin" w:hint="cs"/>
          <w:sz w:val="24"/>
          <w:szCs w:val="24"/>
          <w:rtl/>
        </w:rPr>
        <w:t>تصویری</w:t>
      </w:r>
      <w:r w:rsidRPr="00A9272B">
        <w:rPr>
          <w:rFonts w:cs="B Nazanin"/>
          <w:sz w:val="24"/>
          <w:szCs w:val="24"/>
          <w:rtl/>
        </w:rPr>
        <w:t xml:space="preserve"> </w:t>
      </w:r>
      <w:r w:rsidRPr="00A9272B">
        <w:rPr>
          <w:rFonts w:cs="B Nazanin" w:hint="cs"/>
          <w:sz w:val="24"/>
          <w:szCs w:val="24"/>
          <w:rtl/>
        </w:rPr>
        <w:t>جامع،</w:t>
      </w:r>
      <w:r w:rsidRPr="00A9272B">
        <w:rPr>
          <w:rFonts w:cs="B Nazanin"/>
          <w:sz w:val="24"/>
          <w:szCs w:val="24"/>
          <w:rtl/>
        </w:rPr>
        <w:t xml:space="preserve"> </w:t>
      </w:r>
      <w:r w:rsidRPr="00A9272B">
        <w:rPr>
          <w:rFonts w:cs="B Nazanin" w:hint="cs"/>
          <w:sz w:val="24"/>
          <w:szCs w:val="24"/>
          <w:rtl/>
        </w:rPr>
        <w:t>به‌روز</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کاربردی</w:t>
      </w:r>
      <w:r w:rsidRPr="00A9272B">
        <w:rPr>
          <w:rFonts w:cs="B Nazanin"/>
          <w:sz w:val="24"/>
          <w:szCs w:val="24"/>
          <w:rtl/>
        </w:rPr>
        <w:t xml:space="preserve"> </w:t>
      </w:r>
      <w:r w:rsidRPr="00A9272B">
        <w:rPr>
          <w:rFonts w:cs="B Nazanin" w:hint="cs"/>
          <w:sz w:val="24"/>
          <w:szCs w:val="24"/>
          <w:rtl/>
        </w:rPr>
        <w:t>از</w:t>
      </w:r>
      <w:r w:rsidRPr="00A9272B">
        <w:rPr>
          <w:rFonts w:cs="B Nazanin"/>
          <w:sz w:val="24"/>
          <w:szCs w:val="24"/>
          <w:rtl/>
        </w:rPr>
        <w:t xml:space="preserve"> </w:t>
      </w:r>
      <w:r w:rsidRPr="00A9272B">
        <w:rPr>
          <w:rFonts w:cs="B Nazanin" w:hint="cs"/>
          <w:sz w:val="24"/>
          <w:szCs w:val="24"/>
          <w:rtl/>
        </w:rPr>
        <w:t>وضعیت</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شرکت‌ها</w:t>
      </w:r>
      <w:r w:rsidRPr="00A9272B">
        <w:rPr>
          <w:rFonts w:cs="B Nazanin"/>
          <w:sz w:val="24"/>
          <w:szCs w:val="24"/>
          <w:rtl/>
        </w:rPr>
        <w:t xml:space="preserve"> </w:t>
      </w:r>
      <w:r w:rsidRPr="00A9272B">
        <w:rPr>
          <w:rFonts w:cs="B Nazanin" w:hint="cs"/>
          <w:sz w:val="24"/>
          <w:szCs w:val="24"/>
          <w:rtl/>
        </w:rPr>
        <w:t>ارائه</w:t>
      </w:r>
      <w:r w:rsidRPr="00A9272B">
        <w:rPr>
          <w:rFonts w:cs="B Nazanin"/>
          <w:sz w:val="24"/>
          <w:szCs w:val="24"/>
          <w:rtl/>
        </w:rPr>
        <w:t xml:space="preserve"> </w:t>
      </w:r>
      <w:r w:rsidRPr="00A9272B">
        <w:rPr>
          <w:rFonts w:cs="B Nazanin" w:hint="cs"/>
          <w:sz w:val="24"/>
          <w:szCs w:val="24"/>
          <w:rtl/>
        </w:rPr>
        <w:t>می‌دهند</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مدل‌ها،</w:t>
      </w:r>
      <w:r w:rsidRPr="00A9272B">
        <w:rPr>
          <w:rFonts w:cs="B Nazanin"/>
          <w:sz w:val="24"/>
          <w:szCs w:val="24"/>
          <w:rtl/>
        </w:rPr>
        <w:t xml:space="preserve"> </w:t>
      </w:r>
      <w:r w:rsidRPr="00A9272B">
        <w:rPr>
          <w:rFonts w:cs="B Nazanin" w:hint="cs"/>
          <w:sz w:val="24"/>
          <w:szCs w:val="24"/>
          <w:rtl/>
        </w:rPr>
        <w:t>به‌ویژه</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بانک‌ها،</w:t>
      </w:r>
      <w:r w:rsidRPr="00A9272B">
        <w:rPr>
          <w:rFonts w:cs="B Nazanin"/>
          <w:sz w:val="24"/>
          <w:szCs w:val="24"/>
          <w:rtl/>
        </w:rPr>
        <w:t xml:space="preserve"> </w:t>
      </w:r>
      <w:r w:rsidRPr="00A9272B">
        <w:rPr>
          <w:rFonts w:cs="B Nazanin" w:hint="cs"/>
          <w:sz w:val="24"/>
          <w:szCs w:val="24"/>
          <w:rtl/>
        </w:rPr>
        <w:t>شرکت‌های</w:t>
      </w:r>
      <w:r w:rsidRPr="00A9272B">
        <w:rPr>
          <w:rFonts w:cs="B Nazanin"/>
          <w:sz w:val="24"/>
          <w:szCs w:val="24"/>
          <w:rtl/>
        </w:rPr>
        <w:t xml:space="preserve"> </w:t>
      </w:r>
      <w:r w:rsidRPr="00A9272B">
        <w:rPr>
          <w:rFonts w:cs="B Nazanin" w:hint="cs"/>
          <w:sz w:val="24"/>
          <w:szCs w:val="24"/>
          <w:rtl/>
        </w:rPr>
        <w:t>لیزینگ،</w:t>
      </w:r>
      <w:r w:rsidRPr="00A9272B">
        <w:rPr>
          <w:rFonts w:cs="B Nazanin"/>
          <w:sz w:val="24"/>
          <w:szCs w:val="24"/>
          <w:rtl/>
        </w:rPr>
        <w:t xml:space="preserve"> </w:t>
      </w:r>
      <w:r w:rsidRPr="00A9272B">
        <w:rPr>
          <w:rFonts w:cs="B Nazanin" w:hint="cs"/>
          <w:sz w:val="24"/>
          <w:szCs w:val="24"/>
          <w:rtl/>
        </w:rPr>
        <w:t>بیمه‌های</w:t>
      </w:r>
      <w:r w:rsidRPr="00A9272B">
        <w:rPr>
          <w:rFonts w:cs="B Nazanin"/>
          <w:sz w:val="24"/>
          <w:szCs w:val="24"/>
          <w:rtl/>
        </w:rPr>
        <w:t xml:space="preserve"> </w:t>
      </w:r>
      <w:r w:rsidRPr="00A9272B">
        <w:rPr>
          <w:rFonts w:cs="B Nazanin" w:hint="cs"/>
          <w:sz w:val="24"/>
          <w:szCs w:val="24"/>
          <w:rtl/>
        </w:rPr>
        <w:t>اعتباری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فروشندگان</w:t>
      </w:r>
      <w:r w:rsidRPr="00A9272B">
        <w:rPr>
          <w:rFonts w:cs="B Nazanin"/>
          <w:sz w:val="24"/>
          <w:szCs w:val="24"/>
          <w:rtl/>
        </w:rPr>
        <w:t xml:space="preserve"> </w:t>
      </w:r>
      <w:r w:rsidRPr="00A9272B">
        <w:rPr>
          <w:rFonts w:cs="B Nazanin" w:hint="cs"/>
          <w:sz w:val="24"/>
          <w:szCs w:val="24"/>
          <w:rtl/>
        </w:rPr>
        <w:t>عمده</w:t>
      </w:r>
      <w:r w:rsidRPr="00A9272B">
        <w:rPr>
          <w:rFonts w:cs="B Nazanin"/>
          <w:sz w:val="24"/>
          <w:szCs w:val="24"/>
          <w:rtl/>
        </w:rPr>
        <w:t xml:space="preserve"> </w:t>
      </w:r>
      <w:r w:rsidRPr="00A9272B">
        <w:rPr>
          <w:rFonts w:cs="B Nazanin" w:hint="cs"/>
          <w:sz w:val="24"/>
          <w:szCs w:val="24"/>
          <w:rtl/>
        </w:rPr>
        <w:t>کالا،</w:t>
      </w:r>
      <w:r w:rsidRPr="00A9272B">
        <w:rPr>
          <w:rFonts w:cs="B Nazanin"/>
          <w:sz w:val="24"/>
          <w:szCs w:val="24"/>
          <w:rtl/>
        </w:rPr>
        <w:t xml:space="preserve"> </w:t>
      </w:r>
      <w:r w:rsidRPr="00A9272B">
        <w:rPr>
          <w:rFonts w:cs="B Nazanin" w:hint="cs"/>
          <w:sz w:val="24"/>
          <w:szCs w:val="24"/>
          <w:rtl/>
        </w:rPr>
        <w:t>ابزار</w:t>
      </w:r>
      <w:r w:rsidRPr="00A9272B">
        <w:rPr>
          <w:rFonts w:cs="B Nazanin"/>
          <w:sz w:val="24"/>
          <w:szCs w:val="24"/>
          <w:rtl/>
        </w:rPr>
        <w:t xml:space="preserve"> </w:t>
      </w:r>
      <w:r w:rsidRPr="00A9272B">
        <w:rPr>
          <w:rFonts w:cs="B Nazanin" w:hint="cs"/>
          <w:sz w:val="24"/>
          <w:szCs w:val="24"/>
          <w:rtl/>
        </w:rPr>
        <w:t>ارزشمندی</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مدیریت</w:t>
      </w:r>
      <w:r w:rsidRPr="00A9272B">
        <w:rPr>
          <w:rFonts w:cs="B Nazanin"/>
          <w:sz w:val="24"/>
          <w:szCs w:val="24"/>
          <w:rtl/>
        </w:rPr>
        <w:t xml:space="preserve"> </w:t>
      </w:r>
      <w:r w:rsidRPr="00A9272B">
        <w:rPr>
          <w:rFonts w:cs="B Nazanin" w:hint="cs"/>
          <w:sz w:val="24"/>
          <w:szCs w:val="24"/>
          <w:rtl/>
        </w:rPr>
        <w:t>ریسک</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کاهش</w:t>
      </w:r>
      <w:r w:rsidRPr="00A9272B">
        <w:rPr>
          <w:rFonts w:cs="B Nazanin"/>
          <w:sz w:val="24"/>
          <w:szCs w:val="24"/>
          <w:rtl/>
        </w:rPr>
        <w:t xml:space="preserve"> </w:t>
      </w:r>
      <w:r w:rsidRPr="00A9272B">
        <w:rPr>
          <w:rFonts w:cs="B Nazanin" w:hint="cs"/>
          <w:sz w:val="24"/>
          <w:szCs w:val="24"/>
          <w:rtl/>
        </w:rPr>
        <w:t>معوقات</w:t>
      </w:r>
      <w:r w:rsidRPr="00A9272B">
        <w:rPr>
          <w:rFonts w:cs="B Nazanin"/>
          <w:sz w:val="24"/>
          <w:szCs w:val="24"/>
          <w:rtl/>
        </w:rPr>
        <w:t xml:space="preserve"> </w:t>
      </w:r>
      <w:r w:rsidRPr="00A9272B">
        <w:rPr>
          <w:rFonts w:cs="B Nazanin" w:hint="cs"/>
          <w:sz w:val="24"/>
          <w:szCs w:val="24"/>
          <w:rtl/>
        </w:rPr>
        <w:t>بانکی</w:t>
      </w:r>
      <w:r w:rsidRPr="00A9272B">
        <w:rPr>
          <w:rFonts w:cs="B Nazanin"/>
          <w:sz w:val="24"/>
          <w:szCs w:val="24"/>
          <w:rtl/>
        </w:rPr>
        <w:t xml:space="preserve"> </w:t>
      </w:r>
      <w:r w:rsidRPr="00A9272B">
        <w:rPr>
          <w:rFonts w:cs="B Nazanin" w:hint="cs"/>
          <w:sz w:val="24"/>
          <w:szCs w:val="24"/>
          <w:rtl/>
        </w:rPr>
        <w:t>محسوب</w:t>
      </w:r>
      <w:r w:rsidRPr="00A9272B">
        <w:rPr>
          <w:rFonts w:cs="B Nazanin"/>
          <w:sz w:val="24"/>
          <w:szCs w:val="24"/>
          <w:rtl/>
        </w:rPr>
        <w:t xml:space="preserve"> </w:t>
      </w:r>
      <w:r w:rsidRPr="00A9272B">
        <w:rPr>
          <w:rFonts w:cs="B Nazanin" w:hint="cs"/>
          <w:sz w:val="24"/>
          <w:szCs w:val="24"/>
          <w:rtl/>
        </w:rPr>
        <w:t>می‌شوند</w:t>
      </w:r>
      <w:r w:rsidRPr="00A9272B">
        <w:rPr>
          <w:rFonts w:cs="B Nazanin"/>
          <w:sz w:val="24"/>
          <w:szCs w:val="24"/>
          <w:rtl/>
        </w:rPr>
        <w:t>.</w:t>
      </w:r>
    </w:p>
    <w:p w14:paraId="1709E42A" w14:textId="77777777" w:rsidR="001A560C" w:rsidRPr="001A560C" w:rsidRDefault="001A560C" w:rsidP="001A560C">
      <w:pPr>
        <w:bidi/>
        <w:jc w:val="both"/>
        <w:rPr>
          <w:rFonts w:cs="B Nazanin"/>
          <w:b/>
          <w:bCs/>
          <w:sz w:val="24"/>
          <w:szCs w:val="24"/>
        </w:rPr>
      </w:pPr>
      <w:r w:rsidRPr="001A560C">
        <w:rPr>
          <w:rFonts w:cs="B Nazanin" w:hint="cs"/>
          <w:b/>
          <w:bCs/>
          <w:sz w:val="24"/>
          <w:szCs w:val="24"/>
          <w:rtl/>
        </w:rPr>
        <w:t>جمع‌بندی</w:t>
      </w:r>
    </w:p>
    <w:p w14:paraId="7182E95C" w14:textId="77777777" w:rsidR="001A560C" w:rsidRPr="00A9272B" w:rsidRDefault="001A560C" w:rsidP="001A560C">
      <w:pPr>
        <w:bidi/>
        <w:jc w:val="both"/>
        <w:rPr>
          <w:rFonts w:cs="B Nazanin"/>
          <w:sz w:val="24"/>
          <w:szCs w:val="24"/>
        </w:rPr>
      </w:pPr>
      <w:r w:rsidRPr="00A9272B">
        <w:rPr>
          <w:rFonts w:cs="B Nazanin" w:hint="cs"/>
          <w:sz w:val="24"/>
          <w:szCs w:val="24"/>
          <w:rtl/>
        </w:rPr>
        <w:t>اعتبارسنجی،</w:t>
      </w:r>
      <w:r w:rsidRPr="00A9272B">
        <w:rPr>
          <w:rFonts w:cs="B Nazanin"/>
          <w:sz w:val="24"/>
          <w:szCs w:val="24"/>
          <w:rtl/>
        </w:rPr>
        <w:t xml:space="preserve"> </w:t>
      </w:r>
      <w:r w:rsidRPr="00A9272B">
        <w:rPr>
          <w:rFonts w:cs="B Nazanin" w:hint="cs"/>
          <w:sz w:val="24"/>
          <w:szCs w:val="24"/>
          <w:rtl/>
        </w:rPr>
        <w:t>دیگر</w:t>
      </w:r>
      <w:r w:rsidRPr="00A9272B">
        <w:rPr>
          <w:rFonts w:cs="B Nazanin"/>
          <w:sz w:val="24"/>
          <w:szCs w:val="24"/>
          <w:rtl/>
        </w:rPr>
        <w:t xml:space="preserve"> </w:t>
      </w:r>
      <w:r w:rsidRPr="00A9272B">
        <w:rPr>
          <w:rFonts w:cs="B Nazanin" w:hint="cs"/>
          <w:sz w:val="24"/>
          <w:szCs w:val="24"/>
          <w:rtl/>
        </w:rPr>
        <w:t>فقط</w:t>
      </w:r>
      <w:r w:rsidRPr="00A9272B">
        <w:rPr>
          <w:rFonts w:cs="B Nazanin"/>
          <w:sz w:val="24"/>
          <w:szCs w:val="24"/>
          <w:rtl/>
        </w:rPr>
        <w:t xml:space="preserve"> </w:t>
      </w:r>
      <w:r w:rsidRPr="00A9272B">
        <w:rPr>
          <w:rFonts w:cs="B Nazanin" w:hint="cs"/>
          <w:sz w:val="24"/>
          <w:szCs w:val="24"/>
          <w:rtl/>
        </w:rPr>
        <w:t>ابزاری</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ارزیابی</w:t>
      </w:r>
      <w:r w:rsidRPr="00A9272B">
        <w:rPr>
          <w:rFonts w:cs="B Nazanin"/>
          <w:sz w:val="24"/>
          <w:szCs w:val="24"/>
          <w:rtl/>
        </w:rPr>
        <w:t xml:space="preserve"> </w:t>
      </w:r>
      <w:r w:rsidRPr="00A9272B">
        <w:rPr>
          <w:rFonts w:cs="B Nazanin" w:hint="cs"/>
          <w:sz w:val="24"/>
          <w:szCs w:val="24"/>
          <w:rtl/>
        </w:rPr>
        <w:t>متقاضیان</w:t>
      </w:r>
      <w:r w:rsidRPr="00A9272B">
        <w:rPr>
          <w:rFonts w:cs="B Nazanin"/>
          <w:sz w:val="24"/>
          <w:szCs w:val="24"/>
          <w:rtl/>
        </w:rPr>
        <w:t xml:space="preserve"> </w:t>
      </w:r>
      <w:r w:rsidRPr="00A9272B">
        <w:rPr>
          <w:rFonts w:cs="B Nazanin" w:hint="cs"/>
          <w:sz w:val="24"/>
          <w:szCs w:val="24"/>
          <w:rtl/>
        </w:rPr>
        <w:t>تسهیلات</w:t>
      </w:r>
      <w:r w:rsidRPr="00A9272B">
        <w:rPr>
          <w:rFonts w:cs="B Nazanin"/>
          <w:sz w:val="24"/>
          <w:szCs w:val="24"/>
          <w:rtl/>
        </w:rPr>
        <w:t xml:space="preserve"> </w:t>
      </w:r>
      <w:r w:rsidRPr="00A9272B">
        <w:rPr>
          <w:rFonts w:cs="B Nazanin" w:hint="cs"/>
          <w:sz w:val="24"/>
          <w:szCs w:val="24"/>
          <w:rtl/>
        </w:rPr>
        <w:t>بانکی</w:t>
      </w:r>
      <w:r w:rsidRPr="00A9272B">
        <w:rPr>
          <w:rFonts w:cs="B Nazanin"/>
          <w:sz w:val="24"/>
          <w:szCs w:val="24"/>
          <w:rtl/>
        </w:rPr>
        <w:t xml:space="preserve"> </w:t>
      </w:r>
      <w:r w:rsidRPr="00A9272B">
        <w:rPr>
          <w:rFonts w:cs="B Nazanin" w:hint="cs"/>
          <w:sz w:val="24"/>
          <w:szCs w:val="24"/>
          <w:rtl/>
        </w:rPr>
        <w:t>نیست؛</w:t>
      </w:r>
      <w:r w:rsidRPr="00A9272B">
        <w:rPr>
          <w:rFonts w:cs="B Nazanin"/>
          <w:sz w:val="24"/>
          <w:szCs w:val="24"/>
          <w:rtl/>
        </w:rPr>
        <w:t xml:space="preserve"> </w:t>
      </w:r>
      <w:r w:rsidRPr="00A9272B">
        <w:rPr>
          <w:rFonts w:cs="B Nazanin" w:hint="cs"/>
          <w:sz w:val="24"/>
          <w:szCs w:val="24"/>
          <w:rtl/>
        </w:rPr>
        <w:t>بلکه</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یک</w:t>
      </w:r>
      <w:r w:rsidRPr="00A9272B">
        <w:rPr>
          <w:rFonts w:cs="B Nazanin"/>
          <w:sz w:val="24"/>
          <w:szCs w:val="24"/>
          <w:rtl/>
        </w:rPr>
        <w:t xml:space="preserve"> </w:t>
      </w:r>
      <w:r w:rsidRPr="00A9272B">
        <w:rPr>
          <w:rFonts w:cs="B Nazanin" w:hint="cs"/>
          <w:sz w:val="24"/>
          <w:szCs w:val="24"/>
          <w:rtl/>
        </w:rPr>
        <w:t>زیرساخت</w:t>
      </w:r>
      <w:r w:rsidRPr="00A9272B">
        <w:rPr>
          <w:rFonts w:cs="B Nazanin"/>
          <w:sz w:val="24"/>
          <w:szCs w:val="24"/>
          <w:rtl/>
        </w:rPr>
        <w:t xml:space="preserve"> </w:t>
      </w:r>
      <w:r w:rsidRPr="00A9272B">
        <w:rPr>
          <w:rFonts w:cs="B Nazanin" w:hint="cs"/>
          <w:sz w:val="24"/>
          <w:szCs w:val="24"/>
          <w:rtl/>
        </w:rPr>
        <w:t>کلیدی</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توسعه</w:t>
      </w:r>
      <w:r w:rsidRPr="00A9272B">
        <w:rPr>
          <w:rFonts w:cs="B Nazanin"/>
          <w:sz w:val="24"/>
          <w:szCs w:val="24"/>
          <w:rtl/>
        </w:rPr>
        <w:t xml:space="preserve"> </w:t>
      </w:r>
      <w:r w:rsidRPr="00A9272B">
        <w:rPr>
          <w:rFonts w:cs="B Nazanin" w:hint="cs"/>
          <w:sz w:val="24"/>
          <w:szCs w:val="24"/>
          <w:rtl/>
        </w:rPr>
        <w:t>اقتصاد</w:t>
      </w:r>
      <w:r w:rsidRPr="00A9272B">
        <w:rPr>
          <w:rFonts w:cs="B Nazanin"/>
          <w:sz w:val="24"/>
          <w:szCs w:val="24"/>
          <w:rtl/>
        </w:rPr>
        <w:t xml:space="preserve"> </w:t>
      </w:r>
      <w:r w:rsidRPr="00A9272B">
        <w:rPr>
          <w:rFonts w:cs="B Nazanin" w:hint="cs"/>
          <w:sz w:val="24"/>
          <w:szCs w:val="24"/>
          <w:rtl/>
        </w:rPr>
        <w:t>دیجیتال،</w:t>
      </w:r>
      <w:r w:rsidRPr="00A9272B">
        <w:rPr>
          <w:rFonts w:cs="B Nazanin"/>
          <w:sz w:val="24"/>
          <w:szCs w:val="24"/>
          <w:rtl/>
        </w:rPr>
        <w:t xml:space="preserve"> </w:t>
      </w:r>
      <w:r w:rsidRPr="00A9272B">
        <w:rPr>
          <w:rFonts w:cs="B Nazanin" w:hint="cs"/>
          <w:sz w:val="24"/>
          <w:szCs w:val="24"/>
          <w:rtl/>
        </w:rPr>
        <w:t>مدیریت</w:t>
      </w:r>
      <w:r w:rsidRPr="00A9272B">
        <w:rPr>
          <w:rFonts w:cs="B Nazanin"/>
          <w:sz w:val="24"/>
          <w:szCs w:val="24"/>
          <w:rtl/>
        </w:rPr>
        <w:t xml:space="preserve"> </w:t>
      </w:r>
      <w:r w:rsidRPr="00A9272B">
        <w:rPr>
          <w:rFonts w:cs="B Nazanin" w:hint="cs"/>
          <w:sz w:val="24"/>
          <w:szCs w:val="24"/>
          <w:rtl/>
        </w:rPr>
        <w:t>منابع</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افزایش</w:t>
      </w:r>
      <w:r w:rsidRPr="00A9272B">
        <w:rPr>
          <w:rFonts w:cs="B Nazanin"/>
          <w:sz w:val="24"/>
          <w:szCs w:val="24"/>
          <w:rtl/>
        </w:rPr>
        <w:t xml:space="preserve"> </w:t>
      </w:r>
      <w:r w:rsidRPr="00A9272B">
        <w:rPr>
          <w:rFonts w:cs="B Nazanin" w:hint="cs"/>
          <w:sz w:val="24"/>
          <w:szCs w:val="24"/>
          <w:rtl/>
        </w:rPr>
        <w:t>شفافیت</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حتی</w:t>
      </w:r>
      <w:r w:rsidRPr="00A9272B">
        <w:rPr>
          <w:rFonts w:cs="B Nazanin"/>
          <w:sz w:val="24"/>
          <w:szCs w:val="24"/>
          <w:rtl/>
        </w:rPr>
        <w:t xml:space="preserve"> </w:t>
      </w:r>
      <w:r w:rsidRPr="00A9272B">
        <w:rPr>
          <w:rFonts w:cs="B Nazanin" w:hint="cs"/>
          <w:sz w:val="24"/>
          <w:szCs w:val="24"/>
          <w:rtl/>
        </w:rPr>
        <w:t>توانمندسازی</w:t>
      </w:r>
      <w:r w:rsidRPr="00A9272B">
        <w:rPr>
          <w:rFonts w:cs="B Nazanin"/>
          <w:sz w:val="24"/>
          <w:szCs w:val="24"/>
          <w:rtl/>
        </w:rPr>
        <w:t xml:space="preserve"> </w:t>
      </w:r>
      <w:r w:rsidRPr="00A9272B">
        <w:rPr>
          <w:rFonts w:cs="B Nazanin" w:hint="cs"/>
          <w:sz w:val="24"/>
          <w:szCs w:val="24"/>
          <w:rtl/>
        </w:rPr>
        <w:t>اجتماعی</w:t>
      </w:r>
      <w:r w:rsidRPr="00A9272B">
        <w:rPr>
          <w:rFonts w:cs="B Nazanin"/>
          <w:sz w:val="24"/>
          <w:szCs w:val="24"/>
          <w:rtl/>
        </w:rPr>
        <w:t xml:space="preserve"> </w:t>
      </w:r>
      <w:r w:rsidRPr="00A9272B">
        <w:rPr>
          <w:rFonts w:cs="B Nazanin" w:hint="cs"/>
          <w:sz w:val="24"/>
          <w:szCs w:val="24"/>
          <w:rtl/>
        </w:rPr>
        <w:t>تبدیل</w:t>
      </w:r>
      <w:r w:rsidRPr="00A9272B">
        <w:rPr>
          <w:rFonts w:cs="B Nazanin"/>
          <w:sz w:val="24"/>
          <w:szCs w:val="24"/>
          <w:rtl/>
        </w:rPr>
        <w:t xml:space="preserve"> </w:t>
      </w:r>
      <w:r w:rsidRPr="00A9272B">
        <w:rPr>
          <w:rFonts w:cs="B Nazanin" w:hint="cs"/>
          <w:sz w:val="24"/>
          <w:szCs w:val="24"/>
          <w:rtl/>
        </w:rPr>
        <w:t>شده</w:t>
      </w:r>
      <w:r w:rsidRPr="00A9272B">
        <w:rPr>
          <w:rFonts w:cs="B Nazanin"/>
          <w:sz w:val="24"/>
          <w:szCs w:val="24"/>
          <w:rtl/>
        </w:rPr>
        <w:t xml:space="preserve"> </w:t>
      </w:r>
      <w:r w:rsidRPr="00A9272B">
        <w:rPr>
          <w:rFonts w:cs="B Nazanin" w:hint="cs"/>
          <w:sz w:val="24"/>
          <w:szCs w:val="24"/>
          <w:rtl/>
        </w:rPr>
        <w:t>است</w:t>
      </w:r>
      <w:r w:rsidRPr="00A9272B">
        <w:rPr>
          <w:rFonts w:cs="B Nazanin"/>
          <w:sz w:val="24"/>
          <w:szCs w:val="24"/>
          <w:rtl/>
        </w:rPr>
        <w:t>.</w:t>
      </w:r>
    </w:p>
    <w:p w14:paraId="463F60EA" w14:textId="77777777" w:rsidR="001A560C" w:rsidRPr="00A9272B" w:rsidRDefault="001A560C" w:rsidP="001A560C">
      <w:pPr>
        <w:bidi/>
        <w:jc w:val="both"/>
        <w:rPr>
          <w:rFonts w:cs="B Nazanin"/>
          <w:sz w:val="24"/>
          <w:szCs w:val="24"/>
        </w:rPr>
      </w:pPr>
      <w:r w:rsidRPr="00A9272B">
        <w:rPr>
          <w:rFonts w:cs="B Nazanin" w:hint="cs"/>
          <w:sz w:val="24"/>
          <w:szCs w:val="24"/>
          <w:rtl/>
        </w:rPr>
        <w:t>مدلی</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زمانی</w:t>
      </w:r>
      <w:r w:rsidRPr="00A9272B">
        <w:rPr>
          <w:rFonts w:cs="B Nazanin"/>
          <w:sz w:val="24"/>
          <w:szCs w:val="24"/>
          <w:rtl/>
        </w:rPr>
        <w:t xml:space="preserve"> </w:t>
      </w:r>
      <w:r w:rsidRPr="00A9272B">
        <w:rPr>
          <w:rFonts w:cs="B Nazanin" w:hint="cs"/>
          <w:sz w:val="24"/>
          <w:szCs w:val="24"/>
          <w:rtl/>
        </w:rPr>
        <w:t>فقط</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تشخیص</w:t>
      </w:r>
      <w:r w:rsidRPr="00A9272B">
        <w:rPr>
          <w:rFonts w:cs="B Nazanin"/>
          <w:sz w:val="24"/>
          <w:szCs w:val="24"/>
          <w:rtl/>
        </w:rPr>
        <w:t xml:space="preserve"> </w:t>
      </w:r>
      <w:r w:rsidRPr="00A9272B">
        <w:rPr>
          <w:rFonts w:cs="B Nazanin" w:hint="cs"/>
          <w:sz w:val="24"/>
          <w:szCs w:val="24"/>
          <w:rtl/>
        </w:rPr>
        <w:t>بدحسابی</w:t>
      </w:r>
      <w:r w:rsidRPr="00A9272B">
        <w:rPr>
          <w:rFonts w:cs="B Nazanin"/>
          <w:sz w:val="24"/>
          <w:szCs w:val="24"/>
          <w:rtl/>
        </w:rPr>
        <w:t xml:space="preserve"> </w:t>
      </w:r>
      <w:r w:rsidRPr="00A9272B">
        <w:rPr>
          <w:rFonts w:cs="B Nazanin" w:hint="cs"/>
          <w:sz w:val="24"/>
          <w:szCs w:val="24"/>
          <w:rtl/>
        </w:rPr>
        <w:t>طراحی</w:t>
      </w:r>
      <w:r w:rsidRPr="00A9272B">
        <w:rPr>
          <w:rFonts w:cs="B Nazanin"/>
          <w:sz w:val="24"/>
          <w:szCs w:val="24"/>
          <w:rtl/>
        </w:rPr>
        <w:t xml:space="preserve"> </w:t>
      </w:r>
      <w:r w:rsidRPr="00A9272B">
        <w:rPr>
          <w:rFonts w:cs="B Nazanin" w:hint="cs"/>
          <w:sz w:val="24"/>
          <w:szCs w:val="24"/>
          <w:rtl/>
        </w:rPr>
        <w:t>شده</w:t>
      </w:r>
      <w:r w:rsidRPr="00A9272B">
        <w:rPr>
          <w:rFonts w:cs="B Nazanin"/>
          <w:sz w:val="24"/>
          <w:szCs w:val="24"/>
          <w:rtl/>
        </w:rPr>
        <w:t xml:space="preserve"> </w:t>
      </w:r>
      <w:r w:rsidRPr="00A9272B">
        <w:rPr>
          <w:rFonts w:cs="B Nazanin" w:hint="cs"/>
          <w:sz w:val="24"/>
          <w:szCs w:val="24"/>
          <w:rtl/>
        </w:rPr>
        <w:t>بود،</w:t>
      </w:r>
      <w:r w:rsidRPr="00A9272B">
        <w:rPr>
          <w:rFonts w:cs="B Nazanin"/>
          <w:sz w:val="24"/>
          <w:szCs w:val="24"/>
          <w:rtl/>
        </w:rPr>
        <w:t xml:space="preserve"> </w:t>
      </w:r>
      <w:r w:rsidRPr="00A9272B">
        <w:rPr>
          <w:rFonts w:cs="B Nazanin" w:hint="cs"/>
          <w:sz w:val="24"/>
          <w:szCs w:val="24"/>
          <w:rtl/>
        </w:rPr>
        <w:t>اکنون</w:t>
      </w:r>
      <w:r w:rsidRPr="00A9272B">
        <w:rPr>
          <w:rFonts w:cs="B Nazanin"/>
          <w:sz w:val="24"/>
          <w:szCs w:val="24"/>
          <w:rtl/>
        </w:rPr>
        <w:t xml:space="preserve"> </w:t>
      </w:r>
      <w:r w:rsidRPr="00A9272B">
        <w:rPr>
          <w:rFonts w:cs="B Nazanin" w:hint="cs"/>
          <w:sz w:val="24"/>
          <w:szCs w:val="24"/>
          <w:rtl/>
        </w:rPr>
        <w:t>نقش</w:t>
      </w:r>
      <w:r w:rsidRPr="00A9272B">
        <w:rPr>
          <w:rFonts w:cs="B Nazanin"/>
          <w:sz w:val="24"/>
          <w:szCs w:val="24"/>
          <w:rtl/>
        </w:rPr>
        <w:t xml:space="preserve"> </w:t>
      </w:r>
      <w:r w:rsidRPr="00A9272B">
        <w:rPr>
          <w:rFonts w:cs="B Nazanin" w:hint="cs"/>
          <w:sz w:val="24"/>
          <w:szCs w:val="24"/>
          <w:rtl/>
        </w:rPr>
        <w:t>مهمی</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ارتقای</w:t>
      </w:r>
      <w:r w:rsidRPr="00A9272B">
        <w:rPr>
          <w:rFonts w:cs="B Nazanin"/>
          <w:sz w:val="24"/>
          <w:szCs w:val="24"/>
          <w:rtl/>
        </w:rPr>
        <w:t xml:space="preserve"> </w:t>
      </w:r>
      <w:r w:rsidRPr="00A9272B">
        <w:rPr>
          <w:rFonts w:cs="B Nazanin" w:hint="cs"/>
          <w:sz w:val="24"/>
          <w:szCs w:val="24"/>
          <w:rtl/>
        </w:rPr>
        <w:t>عدالت</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پاسخ‌گویی</w:t>
      </w:r>
      <w:r w:rsidRPr="00A9272B">
        <w:rPr>
          <w:rFonts w:cs="B Nazanin"/>
          <w:sz w:val="24"/>
          <w:szCs w:val="24"/>
          <w:rtl/>
        </w:rPr>
        <w:t xml:space="preserve"> </w:t>
      </w:r>
      <w:r w:rsidRPr="00A9272B">
        <w:rPr>
          <w:rFonts w:cs="B Nazanin" w:hint="cs"/>
          <w:sz w:val="24"/>
          <w:szCs w:val="24"/>
          <w:rtl/>
        </w:rPr>
        <w:t>اقتصادی</w:t>
      </w:r>
      <w:r w:rsidRPr="00A9272B">
        <w:rPr>
          <w:rFonts w:cs="B Nazanin"/>
          <w:sz w:val="24"/>
          <w:szCs w:val="24"/>
          <w:rtl/>
        </w:rPr>
        <w:t xml:space="preserve"> </w:t>
      </w:r>
      <w:r w:rsidRPr="00A9272B">
        <w:rPr>
          <w:rFonts w:cs="B Nazanin" w:hint="cs"/>
          <w:sz w:val="24"/>
          <w:szCs w:val="24"/>
          <w:rtl/>
        </w:rPr>
        <w:t>ایفا</w:t>
      </w:r>
      <w:r w:rsidRPr="00A9272B">
        <w:rPr>
          <w:rFonts w:cs="B Nazanin"/>
          <w:sz w:val="24"/>
          <w:szCs w:val="24"/>
          <w:rtl/>
        </w:rPr>
        <w:t xml:space="preserve"> </w:t>
      </w:r>
      <w:r w:rsidRPr="00A9272B">
        <w:rPr>
          <w:rFonts w:cs="B Nazanin" w:hint="cs"/>
          <w:sz w:val="24"/>
          <w:szCs w:val="24"/>
          <w:rtl/>
        </w:rPr>
        <w:t>می‌کند</w:t>
      </w:r>
      <w:r w:rsidRPr="00A9272B">
        <w:rPr>
          <w:rFonts w:cs="B Nazanin"/>
          <w:sz w:val="24"/>
          <w:szCs w:val="24"/>
          <w:rtl/>
        </w:rPr>
        <w:t>.</w:t>
      </w:r>
    </w:p>
    <w:p w14:paraId="2758D682" w14:textId="77777777" w:rsidR="001A560C" w:rsidRPr="001A560C" w:rsidRDefault="001A560C" w:rsidP="001A560C">
      <w:pPr>
        <w:bidi/>
        <w:jc w:val="both"/>
        <w:rPr>
          <w:rFonts w:cs="B Nazanin"/>
          <w:b/>
          <w:bCs/>
          <w:sz w:val="24"/>
          <w:szCs w:val="24"/>
        </w:rPr>
      </w:pPr>
      <w:r w:rsidRPr="001A560C">
        <w:rPr>
          <w:rFonts w:cs="B Nazanin" w:hint="cs"/>
          <w:b/>
          <w:bCs/>
          <w:sz w:val="24"/>
          <w:szCs w:val="24"/>
          <w:rtl/>
        </w:rPr>
        <w:t>سخن</w:t>
      </w:r>
      <w:r w:rsidRPr="001A560C">
        <w:rPr>
          <w:rFonts w:cs="B Nazanin"/>
          <w:b/>
          <w:bCs/>
          <w:sz w:val="24"/>
          <w:szCs w:val="24"/>
          <w:rtl/>
        </w:rPr>
        <w:t xml:space="preserve"> </w:t>
      </w:r>
      <w:r w:rsidRPr="001A560C">
        <w:rPr>
          <w:rFonts w:cs="B Nazanin" w:hint="cs"/>
          <w:b/>
          <w:bCs/>
          <w:sz w:val="24"/>
          <w:szCs w:val="24"/>
          <w:rtl/>
        </w:rPr>
        <w:t>پایانی؛</w:t>
      </w:r>
      <w:r w:rsidRPr="001A560C">
        <w:rPr>
          <w:rFonts w:cs="B Nazanin"/>
          <w:b/>
          <w:bCs/>
          <w:sz w:val="24"/>
          <w:szCs w:val="24"/>
          <w:rtl/>
        </w:rPr>
        <w:t xml:space="preserve"> </w:t>
      </w:r>
      <w:r w:rsidRPr="001A560C">
        <w:rPr>
          <w:rFonts w:cs="B Nazanin" w:hint="cs"/>
          <w:b/>
          <w:bCs/>
          <w:sz w:val="24"/>
          <w:szCs w:val="24"/>
          <w:rtl/>
        </w:rPr>
        <w:t>آینده‌ای</w:t>
      </w:r>
      <w:r w:rsidRPr="001A560C">
        <w:rPr>
          <w:rFonts w:cs="B Nazanin"/>
          <w:b/>
          <w:bCs/>
          <w:sz w:val="24"/>
          <w:szCs w:val="24"/>
          <w:rtl/>
        </w:rPr>
        <w:t xml:space="preserve"> </w:t>
      </w:r>
      <w:r w:rsidRPr="001A560C">
        <w:rPr>
          <w:rFonts w:cs="B Nazanin" w:hint="cs"/>
          <w:b/>
          <w:bCs/>
          <w:sz w:val="24"/>
          <w:szCs w:val="24"/>
          <w:rtl/>
        </w:rPr>
        <w:t>بر</w:t>
      </w:r>
      <w:r w:rsidRPr="001A560C">
        <w:rPr>
          <w:rFonts w:cs="B Nazanin"/>
          <w:b/>
          <w:bCs/>
          <w:sz w:val="24"/>
          <w:szCs w:val="24"/>
          <w:rtl/>
        </w:rPr>
        <w:t xml:space="preserve"> </w:t>
      </w:r>
      <w:r w:rsidRPr="001A560C">
        <w:rPr>
          <w:rFonts w:cs="B Nazanin" w:hint="cs"/>
          <w:b/>
          <w:bCs/>
          <w:sz w:val="24"/>
          <w:szCs w:val="24"/>
          <w:rtl/>
        </w:rPr>
        <w:t>پایه</w:t>
      </w:r>
      <w:r w:rsidRPr="001A560C">
        <w:rPr>
          <w:rFonts w:cs="B Nazanin"/>
          <w:b/>
          <w:bCs/>
          <w:sz w:val="24"/>
          <w:szCs w:val="24"/>
          <w:rtl/>
        </w:rPr>
        <w:t xml:space="preserve"> </w:t>
      </w:r>
      <w:r w:rsidRPr="001A560C">
        <w:rPr>
          <w:rFonts w:cs="B Nazanin" w:hint="cs"/>
          <w:b/>
          <w:bCs/>
          <w:sz w:val="24"/>
          <w:szCs w:val="24"/>
          <w:rtl/>
        </w:rPr>
        <w:t>اعتماد</w:t>
      </w:r>
      <w:r w:rsidRPr="001A560C">
        <w:rPr>
          <w:rFonts w:cs="B Nazanin"/>
          <w:b/>
          <w:bCs/>
          <w:sz w:val="24"/>
          <w:szCs w:val="24"/>
          <w:rtl/>
        </w:rPr>
        <w:t xml:space="preserve"> </w:t>
      </w:r>
      <w:r w:rsidRPr="001A560C">
        <w:rPr>
          <w:rFonts w:cs="B Nazanin" w:hint="cs"/>
          <w:b/>
          <w:bCs/>
          <w:sz w:val="24"/>
          <w:szCs w:val="24"/>
          <w:rtl/>
        </w:rPr>
        <w:t>داده‌محور</w:t>
      </w:r>
    </w:p>
    <w:p w14:paraId="162A0F9F" w14:textId="77777777" w:rsidR="001A560C" w:rsidRPr="00A9272B" w:rsidRDefault="001A560C" w:rsidP="001A560C">
      <w:pPr>
        <w:bidi/>
        <w:jc w:val="both"/>
        <w:rPr>
          <w:rFonts w:cs="B Nazanin"/>
          <w:sz w:val="24"/>
          <w:szCs w:val="24"/>
        </w:rPr>
      </w:pPr>
      <w:r w:rsidRPr="00A9272B">
        <w:rPr>
          <w:rFonts w:cs="B Nazanin" w:hint="cs"/>
          <w:sz w:val="24"/>
          <w:szCs w:val="24"/>
          <w:rtl/>
        </w:rPr>
        <w:t>ما</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عصری</w:t>
      </w:r>
      <w:r w:rsidRPr="00A9272B">
        <w:rPr>
          <w:rFonts w:cs="B Nazanin"/>
          <w:sz w:val="24"/>
          <w:szCs w:val="24"/>
          <w:rtl/>
        </w:rPr>
        <w:t xml:space="preserve"> </w:t>
      </w:r>
      <w:r w:rsidRPr="00A9272B">
        <w:rPr>
          <w:rFonts w:cs="B Nazanin" w:hint="cs"/>
          <w:sz w:val="24"/>
          <w:szCs w:val="24"/>
          <w:rtl/>
        </w:rPr>
        <w:t>زندگی</w:t>
      </w:r>
      <w:r w:rsidRPr="00A9272B">
        <w:rPr>
          <w:rFonts w:cs="B Nazanin"/>
          <w:sz w:val="24"/>
          <w:szCs w:val="24"/>
          <w:rtl/>
        </w:rPr>
        <w:t xml:space="preserve"> </w:t>
      </w:r>
      <w:r w:rsidRPr="00A9272B">
        <w:rPr>
          <w:rFonts w:cs="B Nazanin" w:hint="cs"/>
          <w:sz w:val="24"/>
          <w:szCs w:val="24"/>
          <w:rtl/>
        </w:rPr>
        <w:t>می‌کنیم</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داده،</w:t>
      </w:r>
      <w:r w:rsidRPr="00A9272B">
        <w:rPr>
          <w:rFonts w:cs="B Nazanin"/>
          <w:sz w:val="24"/>
          <w:szCs w:val="24"/>
          <w:rtl/>
        </w:rPr>
        <w:t xml:space="preserve"> </w:t>
      </w:r>
      <w:r w:rsidRPr="00A9272B">
        <w:rPr>
          <w:rFonts w:cs="B Nazanin" w:hint="cs"/>
          <w:sz w:val="24"/>
          <w:szCs w:val="24"/>
          <w:rtl/>
        </w:rPr>
        <w:t>بنیان</w:t>
      </w:r>
      <w:r w:rsidRPr="00A9272B">
        <w:rPr>
          <w:rFonts w:cs="B Nazanin"/>
          <w:sz w:val="24"/>
          <w:szCs w:val="24"/>
          <w:rtl/>
        </w:rPr>
        <w:t xml:space="preserve"> </w:t>
      </w:r>
      <w:r w:rsidRPr="00A9272B">
        <w:rPr>
          <w:rFonts w:cs="B Nazanin" w:hint="cs"/>
          <w:sz w:val="24"/>
          <w:szCs w:val="24"/>
          <w:rtl/>
        </w:rPr>
        <w:t>تصمیم‌گیری</w:t>
      </w:r>
      <w:r w:rsidRPr="00A9272B">
        <w:rPr>
          <w:rFonts w:cs="B Nazanin"/>
          <w:sz w:val="24"/>
          <w:szCs w:val="24"/>
          <w:rtl/>
        </w:rPr>
        <w:t xml:space="preserve"> </w:t>
      </w:r>
      <w:r w:rsidRPr="00A9272B">
        <w:rPr>
          <w:rFonts w:cs="B Nazanin" w:hint="cs"/>
          <w:sz w:val="24"/>
          <w:szCs w:val="24"/>
          <w:rtl/>
        </w:rPr>
        <w:t>است</w:t>
      </w:r>
      <w:r w:rsidRPr="00A9272B">
        <w:rPr>
          <w:rFonts w:cs="B Nazanin"/>
          <w:sz w:val="24"/>
          <w:szCs w:val="24"/>
          <w:rtl/>
        </w:rPr>
        <w:t xml:space="preserve">. </w:t>
      </w:r>
      <w:r w:rsidRPr="00A9272B">
        <w:rPr>
          <w:rFonts w:cs="B Nazanin" w:hint="cs"/>
          <w:sz w:val="24"/>
          <w:szCs w:val="24"/>
          <w:rtl/>
        </w:rPr>
        <w:t>نظام</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کشور</w:t>
      </w:r>
      <w:r w:rsidRPr="00A9272B">
        <w:rPr>
          <w:rFonts w:cs="B Nazanin"/>
          <w:sz w:val="24"/>
          <w:szCs w:val="24"/>
          <w:rtl/>
        </w:rPr>
        <w:t xml:space="preserve"> </w:t>
      </w:r>
      <w:r w:rsidRPr="00A9272B">
        <w:rPr>
          <w:rFonts w:cs="B Nazanin" w:hint="cs"/>
          <w:sz w:val="24"/>
          <w:szCs w:val="24"/>
          <w:rtl/>
        </w:rPr>
        <w:t>نیز</w:t>
      </w:r>
      <w:r w:rsidRPr="00A9272B">
        <w:rPr>
          <w:rFonts w:cs="B Nazanin"/>
          <w:sz w:val="24"/>
          <w:szCs w:val="24"/>
          <w:rtl/>
        </w:rPr>
        <w:t xml:space="preserve"> </w:t>
      </w:r>
      <w:r w:rsidRPr="00A9272B">
        <w:rPr>
          <w:rFonts w:cs="B Nazanin" w:hint="cs"/>
          <w:sz w:val="24"/>
          <w:szCs w:val="24"/>
          <w:rtl/>
        </w:rPr>
        <w:t>ناگزیر</w:t>
      </w:r>
      <w:r w:rsidRPr="00A9272B">
        <w:rPr>
          <w:rFonts w:cs="B Nazanin"/>
          <w:sz w:val="24"/>
          <w:szCs w:val="24"/>
          <w:rtl/>
        </w:rPr>
        <w:t xml:space="preserve"> </w:t>
      </w:r>
      <w:r w:rsidRPr="00A9272B">
        <w:rPr>
          <w:rFonts w:cs="B Nazanin" w:hint="cs"/>
          <w:sz w:val="24"/>
          <w:szCs w:val="24"/>
          <w:rtl/>
        </w:rPr>
        <w:t>است</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افزایش</w:t>
      </w:r>
      <w:r w:rsidRPr="00A9272B">
        <w:rPr>
          <w:rFonts w:cs="B Nazanin"/>
          <w:sz w:val="24"/>
          <w:szCs w:val="24"/>
          <w:rtl/>
        </w:rPr>
        <w:t xml:space="preserve"> </w:t>
      </w:r>
      <w:r w:rsidRPr="00A9272B">
        <w:rPr>
          <w:rFonts w:cs="B Nazanin" w:hint="cs"/>
          <w:sz w:val="24"/>
          <w:szCs w:val="24"/>
          <w:rtl/>
        </w:rPr>
        <w:t>کارایی،</w:t>
      </w:r>
      <w:r w:rsidRPr="00A9272B">
        <w:rPr>
          <w:rFonts w:cs="B Nazanin"/>
          <w:sz w:val="24"/>
          <w:szCs w:val="24"/>
          <w:rtl/>
        </w:rPr>
        <w:t xml:space="preserve"> </w:t>
      </w:r>
      <w:r w:rsidRPr="00A9272B">
        <w:rPr>
          <w:rFonts w:cs="B Nazanin" w:hint="cs"/>
          <w:sz w:val="24"/>
          <w:szCs w:val="24"/>
          <w:rtl/>
        </w:rPr>
        <w:t>عدالت</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کاهش</w:t>
      </w:r>
      <w:r w:rsidRPr="00A9272B">
        <w:rPr>
          <w:rFonts w:cs="B Nazanin"/>
          <w:sz w:val="24"/>
          <w:szCs w:val="24"/>
          <w:rtl/>
        </w:rPr>
        <w:t xml:space="preserve"> </w:t>
      </w:r>
      <w:r w:rsidRPr="00A9272B">
        <w:rPr>
          <w:rFonts w:cs="B Nazanin" w:hint="cs"/>
          <w:sz w:val="24"/>
          <w:szCs w:val="24"/>
          <w:rtl/>
        </w:rPr>
        <w:t>ریسک،</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تحلیل</w:t>
      </w:r>
      <w:r w:rsidRPr="00A9272B">
        <w:rPr>
          <w:rFonts w:cs="B Nazanin"/>
          <w:sz w:val="24"/>
          <w:szCs w:val="24"/>
          <w:rtl/>
        </w:rPr>
        <w:t xml:space="preserve"> </w:t>
      </w:r>
      <w:r w:rsidRPr="00A9272B">
        <w:rPr>
          <w:rFonts w:cs="B Nazanin" w:hint="cs"/>
          <w:sz w:val="24"/>
          <w:szCs w:val="24"/>
          <w:rtl/>
        </w:rPr>
        <w:t>داده‌های</w:t>
      </w:r>
      <w:r w:rsidRPr="00A9272B">
        <w:rPr>
          <w:rFonts w:cs="B Nazanin"/>
          <w:sz w:val="24"/>
          <w:szCs w:val="24"/>
          <w:rtl/>
        </w:rPr>
        <w:t xml:space="preserve"> </w:t>
      </w:r>
      <w:r w:rsidRPr="00A9272B">
        <w:rPr>
          <w:rFonts w:cs="B Nazanin" w:hint="cs"/>
          <w:sz w:val="24"/>
          <w:szCs w:val="24"/>
          <w:rtl/>
        </w:rPr>
        <w:t>رفتاری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روی</w:t>
      </w:r>
      <w:r w:rsidRPr="00A9272B">
        <w:rPr>
          <w:rFonts w:cs="B Nazanin"/>
          <w:sz w:val="24"/>
          <w:szCs w:val="24"/>
          <w:rtl/>
        </w:rPr>
        <w:t xml:space="preserve"> </w:t>
      </w:r>
      <w:r w:rsidRPr="00A9272B">
        <w:rPr>
          <w:rFonts w:cs="B Nazanin" w:hint="cs"/>
          <w:sz w:val="24"/>
          <w:szCs w:val="24"/>
          <w:rtl/>
        </w:rPr>
        <w:t>آورد</w:t>
      </w:r>
      <w:r w:rsidRPr="00A9272B">
        <w:rPr>
          <w:rFonts w:cs="B Nazanin"/>
          <w:sz w:val="24"/>
          <w:szCs w:val="24"/>
          <w:rtl/>
        </w:rPr>
        <w:t>.</w:t>
      </w:r>
    </w:p>
    <w:p w14:paraId="66A60ACB" w14:textId="77777777" w:rsidR="001A560C" w:rsidRPr="00A9272B" w:rsidRDefault="001A560C" w:rsidP="001A560C">
      <w:pPr>
        <w:bidi/>
        <w:jc w:val="both"/>
        <w:rPr>
          <w:rFonts w:cs="B Nazanin"/>
          <w:sz w:val="24"/>
          <w:szCs w:val="24"/>
        </w:rPr>
      </w:pPr>
      <w:r w:rsidRPr="00A9272B">
        <w:rPr>
          <w:rFonts w:cs="B Nazanin" w:hint="cs"/>
          <w:sz w:val="24"/>
          <w:szCs w:val="24"/>
          <w:rtl/>
        </w:rPr>
        <w:t>مدل‌های</w:t>
      </w:r>
      <w:r w:rsidRPr="00A9272B">
        <w:rPr>
          <w:rFonts w:cs="B Nazanin"/>
          <w:sz w:val="24"/>
          <w:szCs w:val="24"/>
          <w:rtl/>
        </w:rPr>
        <w:t xml:space="preserve"> </w:t>
      </w:r>
      <w:r w:rsidRPr="00A9272B">
        <w:rPr>
          <w:rFonts w:cs="B Nazanin" w:hint="cs"/>
          <w:sz w:val="24"/>
          <w:szCs w:val="24"/>
          <w:rtl/>
        </w:rPr>
        <w:t>اعتبارسنجی</w:t>
      </w:r>
      <w:r w:rsidRPr="00A9272B">
        <w:rPr>
          <w:rFonts w:cs="B Nazanin"/>
          <w:sz w:val="24"/>
          <w:szCs w:val="24"/>
          <w:rtl/>
        </w:rPr>
        <w:t xml:space="preserve"> </w:t>
      </w:r>
      <w:r w:rsidRPr="00A9272B">
        <w:rPr>
          <w:rFonts w:cs="B Nazanin" w:hint="cs"/>
          <w:sz w:val="24"/>
          <w:szCs w:val="24"/>
          <w:rtl/>
        </w:rPr>
        <w:t>که</w:t>
      </w:r>
      <w:r w:rsidRPr="00A9272B">
        <w:rPr>
          <w:rFonts w:cs="B Nazanin"/>
          <w:sz w:val="24"/>
          <w:szCs w:val="24"/>
          <w:rtl/>
        </w:rPr>
        <w:t xml:space="preserve"> </w:t>
      </w:r>
      <w:r w:rsidRPr="00A9272B">
        <w:rPr>
          <w:rFonts w:cs="B Nazanin" w:hint="cs"/>
          <w:sz w:val="24"/>
          <w:szCs w:val="24"/>
          <w:rtl/>
        </w:rPr>
        <w:t>روزگاری</w:t>
      </w:r>
      <w:r w:rsidRPr="00A9272B">
        <w:rPr>
          <w:rFonts w:cs="B Nazanin"/>
          <w:sz w:val="24"/>
          <w:szCs w:val="24"/>
          <w:rtl/>
        </w:rPr>
        <w:t xml:space="preserve"> </w:t>
      </w:r>
      <w:r w:rsidRPr="00A9272B">
        <w:rPr>
          <w:rFonts w:cs="B Nazanin" w:hint="cs"/>
          <w:sz w:val="24"/>
          <w:szCs w:val="24"/>
          <w:rtl/>
        </w:rPr>
        <w:t>ابزار</w:t>
      </w:r>
      <w:r w:rsidRPr="00A9272B">
        <w:rPr>
          <w:rFonts w:cs="B Nazanin"/>
          <w:sz w:val="24"/>
          <w:szCs w:val="24"/>
          <w:rtl/>
        </w:rPr>
        <w:t xml:space="preserve"> </w:t>
      </w:r>
      <w:r w:rsidRPr="00A9272B">
        <w:rPr>
          <w:rFonts w:cs="B Nazanin" w:hint="cs"/>
          <w:sz w:val="24"/>
          <w:szCs w:val="24"/>
          <w:rtl/>
        </w:rPr>
        <w:t>تخصصی</w:t>
      </w:r>
      <w:r w:rsidRPr="00A9272B">
        <w:rPr>
          <w:rFonts w:cs="B Nazanin"/>
          <w:sz w:val="24"/>
          <w:szCs w:val="24"/>
          <w:rtl/>
        </w:rPr>
        <w:t xml:space="preserve"> </w:t>
      </w:r>
      <w:r w:rsidRPr="00A9272B">
        <w:rPr>
          <w:rFonts w:cs="B Nazanin" w:hint="cs"/>
          <w:sz w:val="24"/>
          <w:szCs w:val="24"/>
          <w:rtl/>
        </w:rPr>
        <w:t>بانک‌ها</w:t>
      </w:r>
      <w:r w:rsidRPr="00A9272B">
        <w:rPr>
          <w:rFonts w:cs="B Nazanin"/>
          <w:sz w:val="24"/>
          <w:szCs w:val="24"/>
          <w:rtl/>
        </w:rPr>
        <w:t xml:space="preserve"> </w:t>
      </w:r>
      <w:r w:rsidRPr="00A9272B">
        <w:rPr>
          <w:rFonts w:cs="B Nazanin" w:hint="cs"/>
          <w:sz w:val="24"/>
          <w:szCs w:val="24"/>
          <w:rtl/>
        </w:rPr>
        <w:t>بودند،</w:t>
      </w:r>
      <w:r w:rsidRPr="00A9272B">
        <w:rPr>
          <w:rFonts w:cs="B Nazanin"/>
          <w:sz w:val="24"/>
          <w:szCs w:val="24"/>
          <w:rtl/>
        </w:rPr>
        <w:t xml:space="preserve"> </w:t>
      </w:r>
      <w:r w:rsidRPr="00A9272B">
        <w:rPr>
          <w:rFonts w:cs="B Nazanin" w:hint="cs"/>
          <w:sz w:val="24"/>
          <w:szCs w:val="24"/>
          <w:rtl/>
        </w:rPr>
        <w:t>اکنون</w:t>
      </w:r>
      <w:r w:rsidRPr="00A9272B">
        <w:rPr>
          <w:rFonts w:cs="B Nazanin"/>
          <w:sz w:val="24"/>
          <w:szCs w:val="24"/>
          <w:rtl/>
        </w:rPr>
        <w:t xml:space="preserve"> </w:t>
      </w:r>
      <w:r w:rsidRPr="00A9272B">
        <w:rPr>
          <w:rFonts w:cs="B Nazanin" w:hint="cs"/>
          <w:sz w:val="24"/>
          <w:szCs w:val="24"/>
          <w:rtl/>
        </w:rPr>
        <w:t>به</w:t>
      </w:r>
      <w:r w:rsidRPr="00A9272B">
        <w:rPr>
          <w:rFonts w:cs="B Nazanin"/>
          <w:sz w:val="24"/>
          <w:szCs w:val="24"/>
          <w:rtl/>
        </w:rPr>
        <w:t xml:space="preserve"> </w:t>
      </w:r>
      <w:r w:rsidRPr="00A9272B">
        <w:rPr>
          <w:rFonts w:cs="B Nazanin" w:hint="cs"/>
          <w:sz w:val="24"/>
          <w:szCs w:val="24"/>
          <w:rtl/>
        </w:rPr>
        <w:t>ابزاری</w:t>
      </w:r>
      <w:r w:rsidRPr="00A9272B">
        <w:rPr>
          <w:rFonts w:cs="B Nazanin"/>
          <w:sz w:val="24"/>
          <w:szCs w:val="24"/>
          <w:rtl/>
        </w:rPr>
        <w:t xml:space="preserve"> </w:t>
      </w:r>
      <w:r w:rsidRPr="00A9272B">
        <w:rPr>
          <w:rFonts w:cs="B Nazanin" w:hint="cs"/>
          <w:sz w:val="24"/>
          <w:szCs w:val="24"/>
          <w:rtl/>
        </w:rPr>
        <w:t>عمومی</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مؤثر</w:t>
      </w:r>
      <w:r w:rsidRPr="00A9272B">
        <w:rPr>
          <w:rFonts w:cs="B Nazanin"/>
          <w:sz w:val="24"/>
          <w:szCs w:val="24"/>
          <w:rtl/>
        </w:rPr>
        <w:t xml:space="preserve"> </w:t>
      </w:r>
      <w:r w:rsidRPr="00A9272B">
        <w:rPr>
          <w:rFonts w:cs="B Nazanin" w:hint="cs"/>
          <w:sz w:val="24"/>
          <w:szCs w:val="24"/>
          <w:rtl/>
        </w:rPr>
        <w:t>برای</w:t>
      </w:r>
      <w:r w:rsidRPr="00A9272B">
        <w:rPr>
          <w:rFonts w:cs="B Nazanin"/>
          <w:sz w:val="24"/>
          <w:szCs w:val="24"/>
          <w:rtl/>
        </w:rPr>
        <w:t xml:space="preserve"> </w:t>
      </w:r>
      <w:r w:rsidRPr="00A9272B">
        <w:rPr>
          <w:rFonts w:cs="B Nazanin" w:hint="cs"/>
          <w:sz w:val="24"/>
          <w:szCs w:val="24"/>
          <w:rtl/>
        </w:rPr>
        <w:t>تمامی</w:t>
      </w:r>
      <w:r w:rsidRPr="00A9272B">
        <w:rPr>
          <w:rFonts w:cs="B Nazanin"/>
          <w:sz w:val="24"/>
          <w:szCs w:val="24"/>
          <w:rtl/>
        </w:rPr>
        <w:t xml:space="preserve"> </w:t>
      </w:r>
      <w:r w:rsidRPr="00A9272B">
        <w:rPr>
          <w:rFonts w:cs="B Nazanin" w:hint="cs"/>
          <w:sz w:val="24"/>
          <w:szCs w:val="24"/>
          <w:rtl/>
        </w:rPr>
        <w:t>بازیگران</w:t>
      </w:r>
      <w:r w:rsidRPr="00A9272B">
        <w:rPr>
          <w:rFonts w:cs="B Nazanin"/>
          <w:sz w:val="24"/>
          <w:szCs w:val="24"/>
          <w:rtl/>
        </w:rPr>
        <w:t xml:space="preserve"> </w:t>
      </w:r>
      <w:r w:rsidRPr="00A9272B">
        <w:rPr>
          <w:rFonts w:cs="B Nazanin" w:hint="cs"/>
          <w:sz w:val="24"/>
          <w:szCs w:val="24"/>
          <w:rtl/>
        </w:rPr>
        <w:t>اقتصادی</w:t>
      </w:r>
      <w:r w:rsidRPr="00A9272B">
        <w:rPr>
          <w:rFonts w:cs="B Nazanin"/>
          <w:sz w:val="24"/>
          <w:szCs w:val="24"/>
          <w:rtl/>
        </w:rPr>
        <w:t xml:space="preserve"> </w:t>
      </w:r>
      <w:r w:rsidRPr="00A9272B">
        <w:rPr>
          <w:rFonts w:cs="B Nazanin" w:hint="cs"/>
          <w:sz w:val="24"/>
          <w:szCs w:val="24"/>
          <w:rtl/>
        </w:rPr>
        <w:t>تبدیل</w:t>
      </w:r>
      <w:r w:rsidRPr="00A9272B">
        <w:rPr>
          <w:rFonts w:cs="B Nazanin"/>
          <w:sz w:val="24"/>
          <w:szCs w:val="24"/>
          <w:rtl/>
        </w:rPr>
        <w:t xml:space="preserve"> </w:t>
      </w:r>
      <w:r w:rsidRPr="00A9272B">
        <w:rPr>
          <w:rFonts w:cs="B Nazanin" w:hint="cs"/>
          <w:sz w:val="24"/>
          <w:szCs w:val="24"/>
          <w:rtl/>
        </w:rPr>
        <w:t>شده‌اند</w:t>
      </w:r>
      <w:r w:rsidRPr="00A9272B">
        <w:rPr>
          <w:rFonts w:cs="B Nazanin"/>
          <w:sz w:val="24"/>
          <w:szCs w:val="24"/>
          <w:rtl/>
        </w:rPr>
        <w:t xml:space="preserve">. </w:t>
      </w:r>
      <w:r w:rsidRPr="00A9272B">
        <w:rPr>
          <w:rFonts w:cs="B Nazanin" w:hint="cs"/>
          <w:sz w:val="24"/>
          <w:szCs w:val="24"/>
          <w:rtl/>
        </w:rPr>
        <w:t>ارتقای</w:t>
      </w:r>
      <w:r w:rsidRPr="00A9272B">
        <w:rPr>
          <w:rFonts w:cs="B Nazanin"/>
          <w:sz w:val="24"/>
          <w:szCs w:val="24"/>
          <w:rtl/>
        </w:rPr>
        <w:t xml:space="preserve"> </w:t>
      </w:r>
      <w:r w:rsidRPr="00A9272B">
        <w:rPr>
          <w:rFonts w:cs="B Nazanin" w:hint="cs"/>
          <w:sz w:val="24"/>
          <w:szCs w:val="24"/>
          <w:rtl/>
        </w:rPr>
        <w:t>کیفیت</w:t>
      </w:r>
      <w:r w:rsidRPr="00A9272B">
        <w:rPr>
          <w:rFonts w:cs="B Nazanin"/>
          <w:sz w:val="24"/>
          <w:szCs w:val="24"/>
          <w:rtl/>
        </w:rPr>
        <w:t xml:space="preserve"> </w:t>
      </w:r>
      <w:r w:rsidRPr="00A9272B">
        <w:rPr>
          <w:rFonts w:cs="B Nazanin" w:hint="cs"/>
          <w:sz w:val="24"/>
          <w:szCs w:val="24"/>
          <w:rtl/>
        </w:rPr>
        <w:t>این</w:t>
      </w:r>
      <w:r w:rsidRPr="00A9272B">
        <w:rPr>
          <w:rFonts w:cs="B Nazanin"/>
          <w:sz w:val="24"/>
          <w:szCs w:val="24"/>
          <w:rtl/>
        </w:rPr>
        <w:t xml:space="preserve"> </w:t>
      </w:r>
      <w:r w:rsidRPr="00A9272B">
        <w:rPr>
          <w:rFonts w:cs="B Nazanin" w:hint="cs"/>
          <w:sz w:val="24"/>
          <w:szCs w:val="24"/>
          <w:rtl/>
        </w:rPr>
        <w:t>مدل‌ها،</w:t>
      </w:r>
      <w:r w:rsidRPr="00A9272B">
        <w:rPr>
          <w:rFonts w:cs="B Nazanin"/>
          <w:sz w:val="24"/>
          <w:szCs w:val="24"/>
          <w:rtl/>
        </w:rPr>
        <w:t xml:space="preserve"> </w:t>
      </w:r>
      <w:r w:rsidRPr="00A9272B">
        <w:rPr>
          <w:rFonts w:cs="B Nazanin" w:hint="cs"/>
          <w:sz w:val="24"/>
          <w:szCs w:val="24"/>
          <w:rtl/>
        </w:rPr>
        <w:t>بومی‌سازی</w:t>
      </w:r>
      <w:r w:rsidRPr="00A9272B">
        <w:rPr>
          <w:rFonts w:cs="B Nazanin"/>
          <w:sz w:val="24"/>
          <w:szCs w:val="24"/>
          <w:rtl/>
        </w:rPr>
        <w:t xml:space="preserve"> </w:t>
      </w:r>
      <w:r w:rsidRPr="00A9272B">
        <w:rPr>
          <w:rFonts w:cs="B Nazanin" w:hint="cs"/>
          <w:sz w:val="24"/>
          <w:szCs w:val="24"/>
          <w:rtl/>
        </w:rPr>
        <w:t>آن‌ها</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آموزش</w:t>
      </w:r>
      <w:r w:rsidRPr="00A9272B">
        <w:rPr>
          <w:rFonts w:cs="B Nazanin"/>
          <w:sz w:val="24"/>
          <w:szCs w:val="24"/>
          <w:rtl/>
        </w:rPr>
        <w:t xml:space="preserve"> </w:t>
      </w:r>
      <w:r w:rsidRPr="00A9272B">
        <w:rPr>
          <w:rFonts w:cs="B Nazanin" w:hint="cs"/>
          <w:sz w:val="24"/>
          <w:szCs w:val="24"/>
          <w:rtl/>
        </w:rPr>
        <w:t>عمومی</w:t>
      </w:r>
      <w:r w:rsidRPr="00A9272B">
        <w:rPr>
          <w:rFonts w:cs="B Nazanin"/>
          <w:sz w:val="24"/>
          <w:szCs w:val="24"/>
          <w:rtl/>
        </w:rPr>
        <w:t xml:space="preserve"> </w:t>
      </w:r>
      <w:r w:rsidRPr="00A9272B">
        <w:rPr>
          <w:rFonts w:cs="B Nazanin" w:hint="cs"/>
          <w:sz w:val="24"/>
          <w:szCs w:val="24"/>
          <w:rtl/>
        </w:rPr>
        <w:t>درباره</w:t>
      </w:r>
      <w:r w:rsidRPr="00A9272B">
        <w:rPr>
          <w:rFonts w:cs="B Nazanin"/>
          <w:sz w:val="24"/>
          <w:szCs w:val="24"/>
          <w:rtl/>
        </w:rPr>
        <w:t xml:space="preserve"> </w:t>
      </w:r>
      <w:r w:rsidRPr="00A9272B">
        <w:rPr>
          <w:rFonts w:cs="B Nazanin" w:hint="cs"/>
          <w:sz w:val="24"/>
          <w:szCs w:val="24"/>
          <w:rtl/>
        </w:rPr>
        <w:t>اهمیت</w:t>
      </w:r>
      <w:r w:rsidRPr="00A9272B">
        <w:rPr>
          <w:rFonts w:cs="B Nazanin"/>
          <w:sz w:val="24"/>
          <w:szCs w:val="24"/>
          <w:rtl/>
        </w:rPr>
        <w:t xml:space="preserve"> </w:t>
      </w:r>
      <w:r w:rsidRPr="00A9272B">
        <w:rPr>
          <w:rFonts w:cs="B Nazanin" w:hint="cs"/>
          <w:sz w:val="24"/>
          <w:szCs w:val="24"/>
          <w:rtl/>
        </w:rPr>
        <w:t>اعتبار</w:t>
      </w:r>
      <w:r w:rsidRPr="00A9272B">
        <w:rPr>
          <w:rFonts w:cs="B Nazanin"/>
          <w:sz w:val="24"/>
          <w:szCs w:val="24"/>
          <w:rtl/>
        </w:rPr>
        <w:t xml:space="preserve"> </w:t>
      </w:r>
      <w:r w:rsidRPr="00A9272B">
        <w:rPr>
          <w:rFonts w:cs="B Nazanin" w:hint="cs"/>
          <w:sz w:val="24"/>
          <w:szCs w:val="24"/>
          <w:rtl/>
        </w:rPr>
        <w:t>مالی،</w:t>
      </w:r>
      <w:r w:rsidRPr="00A9272B">
        <w:rPr>
          <w:rFonts w:cs="B Nazanin"/>
          <w:sz w:val="24"/>
          <w:szCs w:val="24"/>
          <w:rtl/>
        </w:rPr>
        <w:t xml:space="preserve"> </w:t>
      </w:r>
      <w:r w:rsidRPr="00A9272B">
        <w:rPr>
          <w:rFonts w:cs="B Nazanin" w:hint="cs"/>
          <w:sz w:val="24"/>
          <w:szCs w:val="24"/>
          <w:rtl/>
        </w:rPr>
        <w:t>می‌تواند</w:t>
      </w:r>
      <w:r w:rsidRPr="00A9272B">
        <w:rPr>
          <w:rFonts w:cs="B Nazanin"/>
          <w:sz w:val="24"/>
          <w:szCs w:val="24"/>
          <w:rtl/>
        </w:rPr>
        <w:t xml:space="preserve"> </w:t>
      </w:r>
      <w:r w:rsidRPr="00A9272B">
        <w:rPr>
          <w:rFonts w:cs="B Nazanin" w:hint="cs"/>
          <w:sz w:val="24"/>
          <w:szCs w:val="24"/>
          <w:rtl/>
        </w:rPr>
        <w:t>زمینه‌ساز</w:t>
      </w:r>
      <w:r w:rsidRPr="00A9272B">
        <w:rPr>
          <w:rFonts w:cs="B Nazanin"/>
          <w:sz w:val="24"/>
          <w:szCs w:val="24"/>
          <w:rtl/>
        </w:rPr>
        <w:t xml:space="preserve"> </w:t>
      </w:r>
      <w:r w:rsidRPr="00A9272B">
        <w:rPr>
          <w:rFonts w:cs="B Nazanin" w:hint="cs"/>
          <w:sz w:val="24"/>
          <w:szCs w:val="24"/>
          <w:rtl/>
        </w:rPr>
        <w:t>رشد</w:t>
      </w:r>
      <w:r w:rsidRPr="00A9272B">
        <w:rPr>
          <w:rFonts w:cs="B Nazanin"/>
          <w:sz w:val="24"/>
          <w:szCs w:val="24"/>
          <w:rtl/>
        </w:rPr>
        <w:t xml:space="preserve"> </w:t>
      </w:r>
      <w:r w:rsidRPr="00A9272B">
        <w:rPr>
          <w:rFonts w:cs="B Nazanin" w:hint="cs"/>
          <w:sz w:val="24"/>
          <w:szCs w:val="24"/>
          <w:rtl/>
        </w:rPr>
        <w:t>اقتصادی</w:t>
      </w:r>
      <w:r w:rsidRPr="00A9272B">
        <w:rPr>
          <w:rFonts w:cs="B Nazanin"/>
          <w:sz w:val="24"/>
          <w:szCs w:val="24"/>
          <w:rtl/>
        </w:rPr>
        <w:t xml:space="preserve"> </w:t>
      </w:r>
      <w:r w:rsidRPr="00A9272B">
        <w:rPr>
          <w:rFonts w:cs="B Nazanin" w:hint="cs"/>
          <w:sz w:val="24"/>
          <w:szCs w:val="24"/>
          <w:rtl/>
        </w:rPr>
        <w:t>پایدار،</w:t>
      </w:r>
      <w:r w:rsidRPr="00A9272B">
        <w:rPr>
          <w:rFonts w:cs="B Nazanin"/>
          <w:sz w:val="24"/>
          <w:szCs w:val="24"/>
          <w:rtl/>
        </w:rPr>
        <w:t xml:space="preserve"> </w:t>
      </w:r>
      <w:r w:rsidRPr="00A9272B">
        <w:rPr>
          <w:rFonts w:cs="B Nazanin" w:hint="cs"/>
          <w:sz w:val="24"/>
          <w:szCs w:val="24"/>
          <w:rtl/>
        </w:rPr>
        <w:t>شفافیت</w:t>
      </w:r>
      <w:r w:rsidRPr="00A9272B">
        <w:rPr>
          <w:rFonts w:cs="B Nazanin"/>
          <w:sz w:val="24"/>
          <w:szCs w:val="24"/>
          <w:rtl/>
        </w:rPr>
        <w:t xml:space="preserve"> </w:t>
      </w:r>
      <w:r w:rsidRPr="00A9272B">
        <w:rPr>
          <w:rFonts w:cs="B Nazanin" w:hint="cs"/>
          <w:sz w:val="24"/>
          <w:szCs w:val="24"/>
          <w:rtl/>
        </w:rPr>
        <w:t>و</w:t>
      </w:r>
      <w:r w:rsidRPr="00A9272B">
        <w:rPr>
          <w:rFonts w:cs="B Nazanin"/>
          <w:sz w:val="24"/>
          <w:szCs w:val="24"/>
          <w:rtl/>
        </w:rPr>
        <w:t xml:space="preserve"> </w:t>
      </w:r>
      <w:r w:rsidRPr="00A9272B">
        <w:rPr>
          <w:rFonts w:cs="B Nazanin" w:hint="cs"/>
          <w:sz w:val="24"/>
          <w:szCs w:val="24"/>
          <w:rtl/>
        </w:rPr>
        <w:t>اعتماد</w:t>
      </w:r>
      <w:r w:rsidRPr="00A9272B">
        <w:rPr>
          <w:rFonts w:cs="B Nazanin"/>
          <w:sz w:val="24"/>
          <w:szCs w:val="24"/>
          <w:rtl/>
        </w:rPr>
        <w:t xml:space="preserve"> </w:t>
      </w:r>
      <w:r w:rsidRPr="00A9272B">
        <w:rPr>
          <w:rFonts w:cs="B Nazanin" w:hint="cs"/>
          <w:sz w:val="24"/>
          <w:szCs w:val="24"/>
          <w:rtl/>
        </w:rPr>
        <w:t>گسترده‌تر</w:t>
      </w:r>
      <w:r w:rsidRPr="00A9272B">
        <w:rPr>
          <w:rFonts w:cs="B Nazanin"/>
          <w:sz w:val="24"/>
          <w:szCs w:val="24"/>
          <w:rtl/>
        </w:rPr>
        <w:t xml:space="preserve"> </w:t>
      </w:r>
      <w:r w:rsidRPr="00A9272B">
        <w:rPr>
          <w:rFonts w:cs="B Nazanin" w:hint="cs"/>
          <w:sz w:val="24"/>
          <w:szCs w:val="24"/>
          <w:rtl/>
        </w:rPr>
        <w:t>در</w:t>
      </w:r>
      <w:r w:rsidRPr="00A9272B">
        <w:rPr>
          <w:rFonts w:cs="B Nazanin"/>
          <w:sz w:val="24"/>
          <w:szCs w:val="24"/>
          <w:rtl/>
        </w:rPr>
        <w:t xml:space="preserve"> </w:t>
      </w:r>
      <w:r w:rsidRPr="00A9272B">
        <w:rPr>
          <w:rFonts w:cs="B Nazanin" w:hint="cs"/>
          <w:sz w:val="24"/>
          <w:szCs w:val="24"/>
          <w:rtl/>
        </w:rPr>
        <w:t>جامعه</w:t>
      </w:r>
      <w:r w:rsidRPr="00A9272B">
        <w:rPr>
          <w:rFonts w:cs="B Nazanin"/>
          <w:sz w:val="24"/>
          <w:szCs w:val="24"/>
          <w:rtl/>
        </w:rPr>
        <w:t xml:space="preserve"> </w:t>
      </w:r>
      <w:r w:rsidRPr="00A9272B">
        <w:rPr>
          <w:rFonts w:cs="B Nazanin" w:hint="cs"/>
          <w:sz w:val="24"/>
          <w:szCs w:val="24"/>
          <w:rtl/>
        </w:rPr>
        <w:t>باشد</w:t>
      </w:r>
      <w:r w:rsidRPr="00A9272B">
        <w:rPr>
          <w:rFonts w:cs="B Nazanin"/>
          <w:sz w:val="24"/>
          <w:szCs w:val="24"/>
          <w:rtl/>
        </w:rPr>
        <w:t>.</w:t>
      </w:r>
    </w:p>
    <w:p w14:paraId="2B5EE15F" w14:textId="77777777" w:rsidR="00366249" w:rsidRPr="001A560C" w:rsidRDefault="00366249" w:rsidP="001A560C">
      <w:pPr>
        <w:bidi/>
        <w:jc w:val="both"/>
        <w:rPr>
          <w:rFonts w:cs="B Nazanin"/>
          <w:sz w:val="24"/>
          <w:szCs w:val="24"/>
        </w:rPr>
      </w:pPr>
    </w:p>
    <w:sectPr w:rsidR="00366249" w:rsidRPr="001A5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06DC4"/>
    <w:multiLevelType w:val="multilevel"/>
    <w:tmpl w:val="8A763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E4661"/>
    <w:multiLevelType w:val="multilevel"/>
    <w:tmpl w:val="556C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E3D25"/>
    <w:multiLevelType w:val="hybridMultilevel"/>
    <w:tmpl w:val="04325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C711A"/>
    <w:multiLevelType w:val="multilevel"/>
    <w:tmpl w:val="793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721983">
    <w:abstractNumId w:val="1"/>
  </w:num>
  <w:num w:numId="2" w16cid:durableId="749694123">
    <w:abstractNumId w:val="3"/>
  </w:num>
  <w:num w:numId="3" w16cid:durableId="614604042">
    <w:abstractNumId w:val="0"/>
  </w:num>
  <w:num w:numId="4" w16cid:durableId="15099007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temeh Mohammadi">
    <w15:presenceInfo w15:providerId="AD" w15:userId="S-1-5-21-2980786796-2520324569-2198759745-14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49"/>
    <w:rsid w:val="000229EE"/>
    <w:rsid w:val="000B4238"/>
    <w:rsid w:val="00177CBD"/>
    <w:rsid w:val="001A560C"/>
    <w:rsid w:val="001C1ADE"/>
    <w:rsid w:val="001D45CB"/>
    <w:rsid w:val="00366249"/>
    <w:rsid w:val="003A057D"/>
    <w:rsid w:val="004C7BB3"/>
    <w:rsid w:val="00511056"/>
    <w:rsid w:val="00584ED5"/>
    <w:rsid w:val="00653BBB"/>
    <w:rsid w:val="00681EBF"/>
    <w:rsid w:val="006B4B50"/>
    <w:rsid w:val="00776871"/>
    <w:rsid w:val="00907896"/>
    <w:rsid w:val="0092247F"/>
    <w:rsid w:val="009738AA"/>
    <w:rsid w:val="009B3D3A"/>
    <w:rsid w:val="009D1CA9"/>
    <w:rsid w:val="00A9272B"/>
    <w:rsid w:val="00AD194C"/>
    <w:rsid w:val="00B24C61"/>
    <w:rsid w:val="00B77466"/>
    <w:rsid w:val="00C4653C"/>
    <w:rsid w:val="00E002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7D35A"/>
  <w15:chartTrackingRefBased/>
  <w15:docId w15:val="{2FF234CA-E365-4244-B4E6-94AF574B0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2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2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2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2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249"/>
    <w:rPr>
      <w:rFonts w:eastAsiaTheme="majorEastAsia" w:cstheme="majorBidi"/>
      <w:color w:val="272727" w:themeColor="text1" w:themeTint="D8"/>
    </w:rPr>
  </w:style>
  <w:style w:type="paragraph" w:styleId="Title">
    <w:name w:val="Title"/>
    <w:basedOn w:val="Normal"/>
    <w:next w:val="Normal"/>
    <w:link w:val="TitleChar"/>
    <w:uiPriority w:val="10"/>
    <w:qFormat/>
    <w:rsid w:val="00366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2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249"/>
    <w:pPr>
      <w:spacing w:before="160"/>
      <w:jc w:val="center"/>
    </w:pPr>
    <w:rPr>
      <w:i/>
      <w:iCs/>
      <w:color w:val="404040" w:themeColor="text1" w:themeTint="BF"/>
    </w:rPr>
  </w:style>
  <w:style w:type="character" w:customStyle="1" w:styleId="QuoteChar">
    <w:name w:val="Quote Char"/>
    <w:basedOn w:val="DefaultParagraphFont"/>
    <w:link w:val="Quote"/>
    <w:uiPriority w:val="29"/>
    <w:rsid w:val="00366249"/>
    <w:rPr>
      <w:i/>
      <w:iCs/>
      <w:color w:val="404040" w:themeColor="text1" w:themeTint="BF"/>
    </w:rPr>
  </w:style>
  <w:style w:type="paragraph" w:styleId="ListParagraph">
    <w:name w:val="List Paragraph"/>
    <w:basedOn w:val="Normal"/>
    <w:uiPriority w:val="34"/>
    <w:qFormat/>
    <w:rsid w:val="00366249"/>
    <w:pPr>
      <w:ind w:left="720"/>
      <w:contextualSpacing/>
    </w:pPr>
  </w:style>
  <w:style w:type="character" w:styleId="IntenseEmphasis">
    <w:name w:val="Intense Emphasis"/>
    <w:basedOn w:val="DefaultParagraphFont"/>
    <w:uiPriority w:val="21"/>
    <w:qFormat/>
    <w:rsid w:val="00366249"/>
    <w:rPr>
      <w:i/>
      <w:iCs/>
      <w:color w:val="0F4761" w:themeColor="accent1" w:themeShade="BF"/>
    </w:rPr>
  </w:style>
  <w:style w:type="paragraph" w:styleId="IntenseQuote">
    <w:name w:val="Intense Quote"/>
    <w:basedOn w:val="Normal"/>
    <w:next w:val="Normal"/>
    <w:link w:val="IntenseQuoteChar"/>
    <w:uiPriority w:val="30"/>
    <w:qFormat/>
    <w:rsid w:val="00366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249"/>
    <w:rPr>
      <w:i/>
      <w:iCs/>
      <w:color w:val="0F4761" w:themeColor="accent1" w:themeShade="BF"/>
    </w:rPr>
  </w:style>
  <w:style w:type="character" w:styleId="IntenseReference">
    <w:name w:val="Intense Reference"/>
    <w:basedOn w:val="DefaultParagraphFont"/>
    <w:uiPriority w:val="32"/>
    <w:qFormat/>
    <w:rsid w:val="00366249"/>
    <w:rPr>
      <w:b/>
      <w:bCs/>
      <w:smallCaps/>
      <w:color w:val="0F4761" w:themeColor="accent1" w:themeShade="BF"/>
      <w:spacing w:val="5"/>
    </w:rPr>
  </w:style>
  <w:style w:type="paragraph" w:styleId="Revision">
    <w:name w:val="Revision"/>
    <w:hidden/>
    <w:uiPriority w:val="99"/>
    <w:semiHidden/>
    <w:rsid w:val="00681EBF"/>
    <w:pPr>
      <w:spacing w:after="0" w:line="240" w:lineRule="auto"/>
    </w:pPr>
  </w:style>
  <w:style w:type="character" w:styleId="CommentReference">
    <w:name w:val="annotation reference"/>
    <w:basedOn w:val="DefaultParagraphFont"/>
    <w:uiPriority w:val="99"/>
    <w:semiHidden/>
    <w:unhideWhenUsed/>
    <w:rsid w:val="00681EBF"/>
    <w:rPr>
      <w:sz w:val="16"/>
      <w:szCs w:val="16"/>
    </w:rPr>
  </w:style>
  <w:style w:type="paragraph" w:styleId="CommentText">
    <w:name w:val="annotation text"/>
    <w:basedOn w:val="Normal"/>
    <w:link w:val="CommentTextChar"/>
    <w:uiPriority w:val="99"/>
    <w:semiHidden/>
    <w:unhideWhenUsed/>
    <w:rsid w:val="00681EBF"/>
    <w:pPr>
      <w:spacing w:line="240" w:lineRule="auto"/>
    </w:pPr>
    <w:rPr>
      <w:sz w:val="20"/>
      <w:szCs w:val="20"/>
    </w:rPr>
  </w:style>
  <w:style w:type="character" w:customStyle="1" w:styleId="CommentTextChar">
    <w:name w:val="Comment Text Char"/>
    <w:basedOn w:val="DefaultParagraphFont"/>
    <w:link w:val="CommentText"/>
    <w:uiPriority w:val="99"/>
    <w:semiHidden/>
    <w:rsid w:val="00681EBF"/>
    <w:rPr>
      <w:sz w:val="20"/>
      <w:szCs w:val="20"/>
    </w:rPr>
  </w:style>
  <w:style w:type="paragraph" w:styleId="CommentSubject">
    <w:name w:val="annotation subject"/>
    <w:basedOn w:val="CommentText"/>
    <w:next w:val="CommentText"/>
    <w:link w:val="CommentSubjectChar"/>
    <w:uiPriority w:val="99"/>
    <w:semiHidden/>
    <w:unhideWhenUsed/>
    <w:rsid w:val="00681EBF"/>
    <w:rPr>
      <w:b/>
      <w:bCs/>
    </w:rPr>
  </w:style>
  <w:style w:type="character" w:customStyle="1" w:styleId="CommentSubjectChar">
    <w:name w:val="Comment Subject Char"/>
    <w:basedOn w:val="CommentTextChar"/>
    <w:link w:val="CommentSubject"/>
    <w:uiPriority w:val="99"/>
    <w:semiHidden/>
    <w:rsid w:val="00681E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691850">
      <w:bodyDiv w:val="1"/>
      <w:marLeft w:val="0"/>
      <w:marRight w:val="0"/>
      <w:marTop w:val="0"/>
      <w:marBottom w:val="0"/>
      <w:divBdr>
        <w:top w:val="none" w:sz="0" w:space="0" w:color="auto"/>
        <w:left w:val="none" w:sz="0" w:space="0" w:color="auto"/>
        <w:bottom w:val="none" w:sz="0" w:space="0" w:color="auto"/>
        <w:right w:val="none" w:sz="0" w:space="0" w:color="auto"/>
      </w:divBdr>
    </w:div>
    <w:div w:id="695542920">
      <w:bodyDiv w:val="1"/>
      <w:marLeft w:val="0"/>
      <w:marRight w:val="0"/>
      <w:marTop w:val="0"/>
      <w:marBottom w:val="0"/>
      <w:divBdr>
        <w:top w:val="none" w:sz="0" w:space="0" w:color="auto"/>
        <w:left w:val="none" w:sz="0" w:space="0" w:color="auto"/>
        <w:bottom w:val="none" w:sz="0" w:space="0" w:color="auto"/>
        <w:right w:val="none" w:sz="0" w:space="0" w:color="auto"/>
      </w:divBdr>
    </w:div>
    <w:div w:id="120776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3327C-19D5-4EED-93B4-9B92C0710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Mohammadi</dc:creator>
  <cp:keywords/>
  <dc:description/>
  <cp:lastModifiedBy>Fatemeh Mohammadi</cp:lastModifiedBy>
  <cp:revision>2</cp:revision>
  <dcterms:created xsi:type="dcterms:W3CDTF">2025-06-10T09:01:00Z</dcterms:created>
  <dcterms:modified xsi:type="dcterms:W3CDTF">2025-06-10T09:01:00Z</dcterms:modified>
</cp:coreProperties>
</file>