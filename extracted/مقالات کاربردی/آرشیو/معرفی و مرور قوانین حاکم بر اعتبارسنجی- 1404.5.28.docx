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81E3C" w14:textId="46DB60E0" w:rsidR="00252A7C" w:rsidRPr="00252A7C" w:rsidRDefault="00252A7C" w:rsidP="00252A7C">
      <w:pPr>
        <w:shd w:val="clear" w:color="auto" w:fill="F2F2F2" w:themeFill="background1" w:themeFillShade="F2"/>
        <w:jc w:val="center"/>
        <w:rPr>
          <w:b/>
          <w:bCs/>
          <w:rtl/>
        </w:rPr>
      </w:pPr>
      <w:r w:rsidRPr="00252A7C">
        <w:rPr>
          <w:rFonts w:hint="cs"/>
          <w:b/>
          <w:bCs/>
          <w:rtl/>
        </w:rPr>
        <w:t>معرفی و مرور قوانین حاکم بر اعتبارسنجی</w:t>
      </w:r>
    </w:p>
    <w:p w14:paraId="2B1A18D2" w14:textId="74E86719" w:rsidR="007E6BE3" w:rsidRPr="007E6BE3" w:rsidRDefault="00C106A4" w:rsidP="00C106A4">
      <w:pPr>
        <w:jc w:val="both"/>
        <w:rPr>
          <w:rtl/>
        </w:rPr>
      </w:pPr>
      <w:r w:rsidRPr="00C106A4">
        <w:rPr>
          <w:rtl/>
        </w:rPr>
        <w:t xml:space="preserve">تصویب آیین‌نامه نظام سنجش اعتبار در سال </w:t>
      </w:r>
      <w:r w:rsidRPr="00C106A4">
        <w:rPr>
          <w:rtl/>
          <w:lang w:bidi="fa-IR"/>
        </w:rPr>
        <w:t>۱۳۸۶</w:t>
      </w:r>
      <w:r w:rsidRPr="00C106A4">
        <w:rPr>
          <w:rtl/>
        </w:rPr>
        <w:t>، نخستین گام مهم در مسیر ایجاد نظام اعتبارسنجی در ایران به شمار می‌آید</w:t>
      </w:r>
      <w:r w:rsidRPr="00C106A4">
        <w:t>.</w:t>
      </w:r>
      <w:r>
        <w:rPr>
          <w:rFonts w:hint="cs"/>
          <w:rtl/>
        </w:rPr>
        <w:t xml:space="preserve"> </w:t>
      </w:r>
      <w:r w:rsidR="00EF5321" w:rsidRPr="00252A7C">
        <w:rPr>
          <w:rtl/>
        </w:rPr>
        <w:t xml:space="preserve">این آیین‌نامه، به پیشنهاد وزارت امور اقتصادی و دارایی و بانک مرکزی و </w:t>
      </w:r>
      <w:r w:rsidR="005D7FCD" w:rsidRPr="00252A7C">
        <w:rPr>
          <w:rtl/>
        </w:rPr>
        <w:t>بر پایه مواد (</w:t>
      </w:r>
      <w:r w:rsidR="005D7FCD" w:rsidRPr="00252A7C">
        <w:rPr>
          <w:rtl/>
          <w:lang w:bidi="fa-IR"/>
        </w:rPr>
        <w:t xml:space="preserve">۵) </w:t>
      </w:r>
      <w:r w:rsidR="005D7FCD" w:rsidRPr="00252A7C">
        <w:rPr>
          <w:rtl/>
        </w:rPr>
        <w:t>و (</w:t>
      </w:r>
      <w:r w:rsidR="005D7FCD" w:rsidRPr="00252A7C">
        <w:rPr>
          <w:rtl/>
          <w:lang w:bidi="fa-IR"/>
        </w:rPr>
        <w:t xml:space="preserve">۸) </w:t>
      </w:r>
      <w:r w:rsidR="005D7FCD" w:rsidRPr="00252A7C">
        <w:rPr>
          <w:rtl/>
        </w:rPr>
        <w:t>قانون «تسهیل اعطای</w:t>
      </w:r>
      <w:r w:rsidR="005D7FCD" w:rsidRPr="00252A7C">
        <w:rPr>
          <w:rFonts w:hint="cs"/>
          <w:rtl/>
        </w:rPr>
        <w:t xml:space="preserve"> </w:t>
      </w:r>
      <w:r w:rsidR="005D7FCD" w:rsidRPr="00252A7C">
        <w:rPr>
          <w:rtl/>
        </w:rPr>
        <w:t xml:space="preserve">تسهیلات بانکی و کاهش هزینه‌های طرح و تسریع در اجراء </w:t>
      </w:r>
      <w:r w:rsidR="00161B95" w:rsidRPr="00161B95">
        <w:rPr>
          <w:rFonts w:hint="cs"/>
          <w:rtl/>
        </w:rPr>
        <w:t>طرح‌های</w:t>
      </w:r>
      <w:r w:rsidR="00161B95">
        <w:rPr>
          <w:rFonts w:hint="cs"/>
          <w:rtl/>
        </w:rPr>
        <w:t xml:space="preserve"> </w:t>
      </w:r>
      <w:r w:rsidR="005D7FCD" w:rsidRPr="00252A7C">
        <w:rPr>
          <w:rtl/>
        </w:rPr>
        <w:t>تولیدی و افزایش</w:t>
      </w:r>
      <w:r w:rsidR="005D7FCD" w:rsidRPr="00252A7C">
        <w:rPr>
          <w:rFonts w:hint="cs"/>
          <w:rtl/>
        </w:rPr>
        <w:t xml:space="preserve"> </w:t>
      </w:r>
      <w:r w:rsidR="005D7FCD" w:rsidRPr="00252A7C">
        <w:rPr>
          <w:rtl/>
        </w:rPr>
        <w:t>منابع مالی و کارآیی بانکها»</w:t>
      </w:r>
      <w:r w:rsidR="00EF5321" w:rsidRPr="00252A7C">
        <w:rPr>
          <w:rtl/>
        </w:rPr>
        <w:t xml:space="preserve"> تصویب شد</w:t>
      </w:r>
      <w:r w:rsidR="005D7FCD" w:rsidRPr="00252A7C">
        <w:rPr>
          <w:rFonts w:hint="cs"/>
          <w:rtl/>
        </w:rPr>
        <w:t xml:space="preserve"> و با </w:t>
      </w:r>
      <w:r w:rsidR="005D7FCD" w:rsidRPr="00252A7C">
        <w:rPr>
          <w:rtl/>
        </w:rPr>
        <w:t>هدف تسهیل در فرآیند اعطای تسهیلات بانکی، کاهش هزینه‌های مالی، تسریع در اجرای طرح‌های تولیدی، و در نهایت ارتقای کارایی نظام بانکی و افزایش منابع مالی کشور به تصویب رسید</w:t>
      </w:r>
      <w:r w:rsidR="00BD3DD0" w:rsidRPr="00252A7C">
        <w:rPr>
          <w:rFonts w:hint="cs"/>
          <w:rtl/>
        </w:rPr>
        <w:t>.</w:t>
      </w:r>
      <w:r w:rsidR="00CE06DA">
        <w:rPr>
          <w:rFonts w:hint="cs"/>
          <w:rtl/>
        </w:rPr>
        <w:t xml:space="preserve">پس از آن، </w:t>
      </w:r>
      <w:r w:rsidR="00CE06DA" w:rsidRPr="00923730">
        <w:rPr>
          <w:rtl/>
        </w:rPr>
        <w:t>آیین</w:t>
      </w:r>
      <w:r w:rsidR="00CE06DA" w:rsidRPr="00923730">
        <w:rPr>
          <w:rtl/>
        </w:rPr>
        <w:softHyphen/>
        <w:t>نامه نظام سنجش اعتبار</w:t>
      </w:r>
      <w:r w:rsidR="00CE06DA">
        <w:rPr>
          <w:rFonts w:hint="cs"/>
          <w:rtl/>
        </w:rPr>
        <w:t xml:space="preserve"> با ایجاد اصلاحاتی در سال 1398 به تصویب هیات وزیران رسید.</w:t>
      </w:r>
      <w:r w:rsidR="00B67677" w:rsidRPr="00252A7C">
        <w:rPr>
          <w:rFonts w:hint="cs"/>
          <w:rtl/>
        </w:rPr>
        <w:t xml:space="preserve"> </w:t>
      </w:r>
      <w:r w:rsidR="00CE06DA">
        <w:rPr>
          <w:rFonts w:hint="cs"/>
          <w:rtl/>
        </w:rPr>
        <w:t xml:space="preserve">در </w:t>
      </w:r>
      <w:r w:rsidR="00CE06DA" w:rsidRPr="00252A7C">
        <w:rPr>
          <w:rtl/>
        </w:rPr>
        <w:t xml:space="preserve">سال </w:t>
      </w:r>
      <w:r w:rsidR="00CE06DA" w:rsidRPr="00252A7C">
        <w:rPr>
          <w:rtl/>
          <w:lang w:bidi="fa-IR"/>
        </w:rPr>
        <w:t>۱۴۰۲</w:t>
      </w:r>
      <w:r w:rsidR="007E6BE3">
        <w:rPr>
          <w:rFonts w:hint="cs"/>
          <w:rtl/>
        </w:rPr>
        <w:t xml:space="preserve">با </w:t>
      </w:r>
      <w:r w:rsidR="007E6BE3" w:rsidRPr="00252A7C">
        <w:rPr>
          <w:rtl/>
        </w:rPr>
        <w:t>تصویب «قانون تأمین مالی تولید و زیرساخت‌ها»</w:t>
      </w:r>
      <w:r w:rsidR="00CE06DA">
        <w:rPr>
          <w:rFonts w:hint="cs"/>
          <w:rtl/>
        </w:rPr>
        <w:t xml:space="preserve">، </w:t>
      </w:r>
      <w:r w:rsidR="007E6BE3">
        <w:rPr>
          <w:rFonts w:hint="cs"/>
          <w:rtl/>
        </w:rPr>
        <w:t>آیین‌نامه</w:t>
      </w:r>
      <w:r w:rsidR="00CE06DA">
        <w:rPr>
          <w:rFonts w:hint="cs"/>
          <w:rtl/>
        </w:rPr>
        <w:t>‌های</w:t>
      </w:r>
      <w:r w:rsidR="007E6BE3">
        <w:rPr>
          <w:rFonts w:hint="cs"/>
          <w:rtl/>
        </w:rPr>
        <w:t xml:space="preserve"> مزبور لغو و رع</w:t>
      </w:r>
      <w:r w:rsidR="00CE06DA">
        <w:rPr>
          <w:rFonts w:hint="cs"/>
          <w:rtl/>
        </w:rPr>
        <w:t>ا</w:t>
      </w:r>
      <w:r w:rsidR="007E6BE3">
        <w:rPr>
          <w:rFonts w:hint="cs"/>
          <w:rtl/>
        </w:rPr>
        <w:t>یت قانون جدید به همراه آیین‌نامه‌های ذیل آن لازم الاجرا گردید.</w:t>
      </w:r>
      <w:r w:rsidR="007E6BE3" w:rsidRPr="00252A7C">
        <w:rPr>
          <w:rFonts w:hint="cs"/>
          <w:rtl/>
        </w:rPr>
        <w:t xml:space="preserve"> </w:t>
      </w:r>
      <w:r w:rsidR="007E6BE3">
        <w:rPr>
          <w:rFonts w:hint="cs"/>
          <w:rtl/>
        </w:rPr>
        <w:t>در ادامه</w:t>
      </w:r>
      <w:r w:rsidR="00353E1B">
        <w:rPr>
          <w:rFonts w:hint="cs"/>
          <w:rtl/>
        </w:rPr>
        <w:t xml:space="preserve"> مطلب</w:t>
      </w:r>
      <w:r w:rsidR="007E6BE3">
        <w:rPr>
          <w:rFonts w:hint="cs"/>
          <w:rtl/>
        </w:rPr>
        <w:t xml:space="preserve"> ابتدا به مرور آیین نامه</w:t>
      </w:r>
      <w:r w:rsidR="00CE06DA">
        <w:rPr>
          <w:rFonts w:hint="cs"/>
          <w:rtl/>
        </w:rPr>
        <w:t>‌های</w:t>
      </w:r>
      <w:r w:rsidR="007E6BE3">
        <w:rPr>
          <w:rFonts w:hint="cs"/>
          <w:rtl/>
        </w:rPr>
        <w:t xml:space="preserve"> </w:t>
      </w:r>
      <w:r w:rsidR="00CE06DA">
        <w:rPr>
          <w:rFonts w:hint="cs"/>
          <w:rtl/>
        </w:rPr>
        <w:t>سنجش</w:t>
      </w:r>
      <w:r w:rsidR="007E6BE3">
        <w:rPr>
          <w:rFonts w:hint="cs"/>
          <w:rtl/>
        </w:rPr>
        <w:t xml:space="preserve"> اعتبار،</w:t>
      </w:r>
      <w:r w:rsidR="00353E1B">
        <w:rPr>
          <w:rFonts w:hint="cs"/>
          <w:rtl/>
        </w:rPr>
        <w:t xml:space="preserve"> سپس</w:t>
      </w:r>
      <w:r w:rsidR="007E6BE3">
        <w:rPr>
          <w:rFonts w:hint="cs"/>
          <w:rtl/>
        </w:rPr>
        <w:t xml:space="preserve"> بررسی </w:t>
      </w:r>
      <w:r w:rsidR="007E6BE3" w:rsidRPr="007E6BE3">
        <w:rPr>
          <w:rtl/>
        </w:rPr>
        <w:t xml:space="preserve">اهمیت و لزوم </w:t>
      </w:r>
      <w:r w:rsidR="007E6BE3" w:rsidRPr="007E6BE3">
        <w:rPr>
          <w:rFonts w:hint="cs"/>
          <w:rtl/>
        </w:rPr>
        <w:t>توجه</w:t>
      </w:r>
      <w:r w:rsidR="007E6BE3" w:rsidRPr="007E6BE3">
        <w:rPr>
          <w:rtl/>
        </w:rPr>
        <w:t xml:space="preserve"> «قانون تأمین مالی تولید و زیرساخت‌ها»</w:t>
      </w:r>
      <w:r w:rsidR="007E6BE3" w:rsidRPr="007E6BE3">
        <w:rPr>
          <w:rFonts w:hint="cs"/>
          <w:rtl/>
        </w:rPr>
        <w:t xml:space="preserve"> به موضوع اعتبارسنجی</w:t>
      </w:r>
      <w:r w:rsidR="007E6BE3" w:rsidRPr="007E6BE3">
        <w:rPr>
          <w:rtl/>
        </w:rPr>
        <w:t xml:space="preserve"> با وجود آیین‌نامه نظام سنجش اعتبار </w:t>
      </w:r>
      <w:r w:rsidR="007E6BE3">
        <w:rPr>
          <w:rFonts w:hint="cs"/>
          <w:rtl/>
        </w:rPr>
        <w:t>و</w:t>
      </w:r>
      <w:r w:rsidR="00353E1B">
        <w:rPr>
          <w:rFonts w:hint="cs"/>
          <w:rtl/>
        </w:rPr>
        <w:t xml:space="preserve"> در انتها</w:t>
      </w:r>
      <w:r w:rsidR="007E6BE3">
        <w:rPr>
          <w:rFonts w:hint="cs"/>
          <w:rtl/>
        </w:rPr>
        <w:t xml:space="preserve"> نیز</w:t>
      </w:r>
      <w:r w:rsidR="00353E1B">
        <w:rPr>
          <w:rFonts w:hint="cs"/>
          <w:rtl/>
        </w:rPr>
        <w:t xml:space="preserve"> به</w:t>
      </w:r>
      <w:r w:rsidR="007E6BE3">
        <w:rPr>
          <w:rFonts w:hint="cs"/>
          <w:rtl/>
        </w:rPr>
        <w:t xml:space="preserve"> </w:t>
      </w:r>
      <w:r w:rsidR="00353E1B">
        <w:rPr>
          <w:rFonts w:hint="cs"/>
          <w:rtl/>
        </w:rPr>
        <w:t>بررسی</w:t>
      </w:r>
      <w:r w:rsidR="007E6BE3">
        <w:rPr>
          <w:rFonts w:hint="cs"/>
          <w:rtl/>
        </w:rPr>
        <w:t xml:space="preserve"> </w:t>
      </w:r>
      <w:r w:rsidR="007E6BE3" w:rsidRPr="007E6BE3">
        <w:rPr>
          <w:rtl/>
        </w:rPr>
        <w:t>قانون تأمین مالی تولید و زیرساخت‌ها</w:t>
      </w:r>
      <w:r w:rsidR="00353E1B">
        <w:rPr>
          <w:rFonts w:hint="cs"/>
          <w:rtl/>
        </w:rPr>
        <w:t xml:space="preserve"> ناظر به موضوع اعتبارسنجی پرداخته می‌شود.</w:t>
      </w:r>
    </w:p>
    <w:p w14:paraId="49F4164A" w14:textId="4F7A94B8" w:rsidR="007E6BE3" w:rsidRDefault="00353E1B" w:rsidP="00353E1B">
      <w:pPr>
        <w:rPr>
          <w:rtl/>
        </w:rPr>
      </w:pPr>
      <w:r w:rsidRPr="00252A7C">
        <w:rPr>
          <w:b/>
          <w:bCs/>
          <w:rtl/>
        </w:rPr>
        <w:t>آیین‌نامه نظام سنجش اعتبار</w:t>
      </w:r>
    </w:p>
    <w:p w14:paraId="3F8D576E" w14:textId="3124CBBE" w:rsidR="002B2F1E" w:rsidRPr="00252A7C" w:rsidRDefault="002B2F1E" w:rsidP="00773078">
      <w:pPr>
        <w:jc w:val="both"/>
        <w:rPr>
          <w:b/>
          <w:bCs/>
        </w:rPr>
      </w:pPr>
      <w:r w:rsidRPr="00252A7C">
        <w:rPr>
          <w:rtl/>
        </w:rPr>
        <w:t xml:space="preserve">مطابق مفاد </w:t>
      </w:r>
      <w:r w:rsidR="00DD71CF" w:rsidRPr="00C106A4">
        <w:rPr>
          <w:rtl/>
        </w:rPr>
        <w:t xml:space="preserve">آیین‌نامه نظام سنجش اعتبار </w:t>
      </w:r>
      <w:r w:rsidR="00DD71CF">
        <w:rPr>
          <w:rFonts w:hint="cs"/>
          <w:rtl/>
        </w:rPr>
        <w:t>مصوب</w:t>
      </w:r>
      <w:r w:rsidR="00DD71CF" w:rsidRPr="00C106A4">
        <w:rPr>
          <w:rtl/>
        </w:rPr>
        <w:t xml:space="preserve"> سال </w:t>
      </w:r>
      <w:r w:rsidR="00DD71CF" w:rsidRPr="00C106A4">
        <w:rPr>
          <w:rtl/>
          <w:lang w:bidi="fa-IR"/>
        </w:rPr>
        <w:t>۱۳۸۶</w:t>
      </w:r>
      <w:r w:rsidRPr="00252A7C">
        <w:rPr>
          <w:rtl/>
        </w:rPr>
        <w:t xml:space="preserve">، </w:t>
      </w:r>
      <w:r w:rsidRPr="00252A7C">
        <w:rPr>
          <w:b/>
          <w:bCs/>
          <w:rtl/>
        </w:rPr>
        <w:t>شرکت سنجش اعتبار</w:t>
      </w:r>
      <w:r w:rsidRPr="00252A7C">
        <w:rPr>
          <w:rtl/>
        </w:rPr>
        <w:t>، به عنوان رکن اجرایی و محوری نظام سنجش اعتبار، نقش تعیین‌کننده‌ای در جمع‌آوری، پردازش و ارائه اطلاعات اعتباری اشخاص حقیقی و حقوقی ایفا می‌نماید</w:t>
      </w:r>
      <w:r w:rsidRPr="00252A7C">
        <w:t>.</w:t>
      </w:r>
      <w:r w:rsidR="00773078" w:rsidRPr="00252A7C">
        <w:rPr>
          <w:rFonts w:hint="cs"/>
          <w:rtl/>
        </w:rPr>
        <w:t xml:space="preserve"> </w:t>
      </w:r>
      <w:r w:rsidRPr="00252A7C">
        <w:rPr>
          <w:rtl/>
        </w:rPr>
        <w:t>این شرکت با مشارکت بانک‌ها و شرکت‌های بیمه تأسیس می‌گردد و مأموریت اصلی آن جمع‌آوری، نگهداری و پردازش اطلاعات مرتبط با وضعیت مالی و اعتباری اشخاص حقیقی و حقوقی است. شرکت مذکور با تهیه گزارش‌های اعتباری، وضعیت جاری و سوابق اعتباری افراد و شرکت‌ها را منعکس می‌سازد. این گزارش‌ها بر اساس اطلاعات ارائه‌شده توسط اشخاص و همچنین داده‌های دریافتی از منابع و تأمین‌کنندگان معتبر تدوین می‌گردد</w:t>
      </w:r>
      <w:r w:rsidRPr="00252A7C">
        <w:t>.</w:t>
      </w:r>
      <w:r w:rsidRPr="00252A7C">
        <w:rPr>
          <w:rFonts w:hint="cs"/>
          <w:rtl/>
        </w:rPr>
        <w:t xml:space="preserve"> </w:t>
      </w:r>
      <w:r w:rsidRPr="00252A7C">
        <w:rPr>
          <w:rtl/>
        </w:rPr>
        <w:t>اطلاعات اعتباری در قبال دریافت مبلغ مشخصی، صرفاً در اختیار اشخاص ذی‌نفع یا استفاده‌کنندگان مجاز قرار خواهد گرفت. اساسنامه شرکت باید به تصویب شورای مربوطه برسد و حداقل سرمایه مورد نیاز برای تأسیس آن پنجاه میلیارد ریال تعیین شده است</w:t>
      </w:r>
      <w:r w:rsidRPr="00252A7C">
        <w:t>.</w:t>
      </w:r>
      <w:r w:rsidR="00773078" w:rsidRPr="00252A7C">
        <w:rPr>
          <w:rFonts w:hint="cs"/>
          <w:rtl/>
        </w:rPr>
        <w:t xml:space="preserve"> </w:t>
      </w:r>
      <w:r w:rsidRPr="00252A7C">
        <w:rPr>
          <w:rtl/>
        </w:rPr>
        <w:t>کلیه اطلاعات و داده‌های خام شرکت محرمانه تلقی شده و حفاظت از آنها در برابر هرگونه دسترسی، استفاده، تغییر یا افشای غیرمجاز الزامی است</w:t>
      </w:r>
      <w:r w:rsidRPr="00252A7C">
        <w:t>.</w:t>
      </w:r>
    </w:p>
    <w:p w14:paraId="6EF94775" w14:textId="36B8B01E" w:rsidR="008972AB" w:rsidRDefault="006709F2" w:rsidP="00AE3642">
      <w:pPr>
        <w:jc w:val="both"/>
        <w:rPr>
          <w:rtl/>
        </w:rPr>
      </w:pPr>
      <w:r w:rsidRPr="00252A7C">
        <w:rPr>
          <w:rtl/>
        </w:rPr>
        <w:t>استفاده‌کنندگان</w:t>
      </w:r>
      <w:r w:rsidR="008972AB">
        <w:rPr>
          <w:rFonts w:hint="cs"/>
          <w:rtl/>
        </w:rPr>
        <w:t xml:space="preserve"> از اطلاعات اعتباری شرکت </w:t>
      </w:r>
      <w:r w:rsidRPr="00252A7C">
        <w:rPr>
          <w:rtl/>
        </w:rPr>
        <w:t>شامل تمامی افراد و شرکت‌ها (اعم از بانک‌ها، شرکت‌های بیمه، دستگاه‌های دولتی و غیردولتی) هستند که با عقد قرارداد یا پرداخت هزینه به شرکت، مجاز به دریافت خدمات آن (یعنی گزارش‌های اعتباری) می‌شوند</w:t>
      </w:r>
      <w:r w:rsidR="008972AB">
        <w:rPr>
          <w:rFonts w:hint="cs"/>
          <w:rtl/>
        </w:rPr>
        <w:t xml:space="preserve"> و </w:t>
      </w:r>
      <w:r w:rsidRPr="00252A7C">
        <w:rPr>
          <w:rtl/>
        </w:rPr>
        <w:t>تأمین‌کنندگان</w:t>
      </w:r>
      <w:r w:rsidR="008972AB">
        <w:rPr>
          <w:rFonts w:hint="cs"/>
          <w:rtl/>
        </w:rPr>
        <w:t xml:space="preserve"> اطلاعات شرکت نیز </w:t>
      </w:r>
      <w:r w:rsidRPr="00252A7C">
        <w:rPr>
          <w:rtl/>
        </w:rPr>
        <w:t>نهادهایی هستند که اطلاعات افراد را در اختیار دارند و می‌توانند اطلاعات مورد نیاز شرکت سنجش اعتبار را فراهم</w:t>
      </w:r>
      <w:r w:rsidR="008972AB">
        <w:rPr>
          <w:rFonts w:hint="cs"/>
          <w:rtl/>
        </w:rPr>
        <w:t xml:space="preserve">. در این آیین‌نامه </w:t>
      </w:r>
      <w:r w:rsidRPr="00252A7C">
        <w:rPr>
          <w:rtl/>
        </w:rPr>
        <w:t>بانک مرکزی جمهوری اسلامی ایران</w:t>
      </w:r>
      <w:r w:rsidR="008972AB">
        <w:rPr>
          <w:rFonts w:hint="cs"/>
          <w:rtl/>
        </w:rPr>
        <w:t xml:space="preserve"> </w:t>
      </w:r>
      <w:r w:rsidRPr="00252A7C">
        <w:rPr>
          <w:rtl/>
        </w:rPr>
        <w:t xml:space="preserve"> به عنوان مقام ناظر تعیین شده است</w:t>
      </w:r>
      <w:r w:rsidRPr="00252A7C">
        <w:rPr>
          <w:rFonts w:hint="cs"/>
          <w:rtl/>
        </w:rPr>
        <w:t xml:space="preserve">. </w:t>
      </w:r>
      <w:r w:rsidRPr="00252A7C">
        <w:rPr>
          <w:rtl/>
        </w:rPr>
        <w:t>هیئت مدیره، مدیرعامل و هر کسی که به اطلاعات خام شرکت دسترسی دارد، باید از نظر صلاحیت‌های عمومی و تخصصی به تأیید قبلی مقام ناظر برسند</w:t>
      </w:r>
      <w:r w:rsidRPr="00252A7C">
        <w:t xml:space="preserve"> .</w:t>
      </w:r>
      <w:r w:rsidRPr="00252A7C">
        <w:rPr>
          <w:rtl/>
        </w:rPr>
        <w:t>مقام ناظر</w:t>
      </w:r>
      <w:ins w:id="0" w:author="Mostafa Nazzari" w:date="2025-08-25T11:03:00Z">
        <w:r w:rsidR="00443F3A">
          <w:rPr>
            <w:rFonts w:hint="cs"/>
            <w:rtl/>
          </w:rPr>
          <w:t xml:space="preserve">، </w:t>
        </w:r>
      </w:ins>
      <w:del w:id="1" w:author="Mostafa Nazzari" w:date="2025-08-25T11:03:00Z">
        <w:r w:rsidRPr="00252A7C" w:rsidDel="00443F3A">
          <w:rPr>
            <w:rtl/>
          </w:rPr>
          <w:lastRenderedPageBreak/>
          <w:delText xml:space="preserve"> ناظر </w:delText>
        </w:r>
      </w:del>
      <w:r w:rsidRPr="00252A7C">
        <w:rPr>
          <w:rtl/>
        </w:rPr>
        <w:t>بر قراردادهای همکاری</w:t>
      </w:r>
      <w:ins w:id="2" w:author="Mostafa Nazzari" w:date="2025-08-25T11:03:00Z">
        <w:r w:rsidR="00443F3A">
          <w:rPr>
            <w:rFonts w:hint="cs"/>
            <w:rtl/>
          </w:rPr>
          <w:t xml:space="preserve"> نظارت کرده</w:t>
        </w:r>
      </w:ins>
      <w:del w:id="3" w:author="Mostafa Nazzari" w:date="2025-08-25T11:03:00Z">
        <w:r w:rsidRPr="00252A7C" w:rsidDel="00443F3A">
          <w:rPr>
            <w:rtl/>
          </w:rPr>
          <w:delText xml:space="preserve"> </w:delText>
        </w:r>
        <w:r w:rsidR="000C7316" w:rsidRPr="00252A7C" w:rsidDel="00443F3A">
          <w:rPr>
            <w:rFonts w:hint="cs"/>
            <w:rtl/>
          </w:rPr>
          <w:delText>بوده</w:delText>
        </w:r>
      </w:del>
      <w:r w:rsidRPr="00252A7C">
        <w:rPr>
          <w:rtl/>
        </w:rPr>
        <w:t xml:space="preserve"> و می‌تواند به عنوان داور نیز عمل کند</w:t>
      </w:r>
      <w:r w:rsidRPr="00252A7C">
        <w:t xml:space="preserve"> </w:t>
      </w:r>
      <w:r w:rsidR="00773078" w:rsidRPr="00252A7C">
        <w:rPr>
          <w:rFonts w:hint="cs"/>
          <w:rtl/>
        </w:rPr>
        <w:t xml:space="preserve">و </w:t>
      </w:r>
      <w:r w:rsidRPr="00252A7C">
        <w:rPr>
          <w:rtl/>
        </w:rPr>
        <w:t>وظیفه دارد گزارش عملکرد این آیین‌نامه را هر سه ماه یک بار به هیئت وزیران ارائه کند</w:t>
      </w:r>
      <w:r w:rsidR="00773078" w:rsidRPr="00252A7C">
        <w:rPr>
          <w:rFonts w:hint="cs"/>
          <w:rtl/>
        </w:rPr>
        <w:t>.</w:t>
      </w:r>
      <w:r w:rsidR="008972AB">
        <w:rPr>
          <w:rFonts w:hint="cs"/>
          <w:rtl/>
        </w:rPr>
        <w:t xml:space="preserve"> </w:t>
      </w:r>
    </w:p>
    <w:p w14:paraId="7A84F3CB" w14:textId="3DF0BB5C" w:rsidR="007E6BE3" w:rsidRDefault="008972AB" w:rsidP="008C100A">
      <w:pPr>
        <w:jc w:val="both"/>
        <w:rPr>
          <w:rtl/>
        </w:rPr>
      </w:pPr>
      <w:r>
        <w:rPr>
          <w:rFonts w:hint="cs"/>
          <w:rtl/>
        </w:rPr>
        <w:t xml:space="preserve">مطابق آیین نامه مزبور </w:t>
      </w:r>
      <w:r w:rsidR="006709F2" w:rsidRPr="00252A7C">
        <w:rPr>
          <w:rtl/>
        </w:rPr>
        <w:t>شورایی متشکل از وزیر امور اقتصادی و دارایی، وزیر اطلاعات، وزیر دادگستری، رئیس کل بانک مرکزی و معاون برنامه‌ریزی و نظارت راهبردی رئیس جمهور یا نمایندگان آن‌ها</w:t>
      </w:r>
      <w:r>
        <w:rPr>
          <w:rFonts w:hint="cs"/>
          <w:rtl/>
        </w:rPr>
        <w:t xml:space="preserve"> تشکیل گردید این شورا وظیفه داشت تا</w:t>
      </w:r>
      <w:r w:rsidR="006709F2" w:rsidRPr="00252A7C">
        <w:rPr>
          <w:rtl/>
        </w:rPr>
        <w:t xml:space="preserve"> نوع اطلاعات قابل ارائه به استفاده‌کنندگان و نحوه رتبه‌بندی اشخاص را تصویب </w:t>
      </w:r>
      <w:r w:rsidR="00773078" w:rsidRPr="00252A7C">
        <w:rPr>
          <w:rtl/>
        </w:rPr>
        <w:t>نماید</w:t>
      </w:r>
      <w:r w:rsidR="00773078" w:rsidRPr="00252A7C">
        <w:rPr>
          <w:rFonts w:hint="cs"/>
          <w:rtl/>
        </w:rPr>
        <w:t xml:space="preserve"> </w:t>
      </w:r>
      <w:r>
        <w:rPr>
          <w:rFonts w:hint="cs"/>
          <w:rtl/>
        </w:rPr>
        <w:t>.</w:t>
      </w:r>
      <w:r w:rsidR="006709F2" w:rsidRPr="00252A7C">
        <w:rPr>
          <w:rtl/>
        </w:rPr>
        <w:t xml:space="preserve">دبیرخانه </w:t>
      </w:r>
      <w:r w:rsidR="000C7316" w:rsidRPr="00252A7C">
        <w:rPr>
          <w:rFonts w:hint="cs"/>
          <w:rtl/>
        </w:rPr>
        <w:t xml:space="preserve">این </w:t>
      </w:r>
      <w:r w:rsidR="006709F2" w:rsidRPr="00252A7C">
        <w:rPr>
          <w:rtl/>
        </w:rPr>
        <w:t>شورا در بانک مرکزی تشکیل می</w:t>
      </w:r>
      <w:r w:rsidR="007E6BE3">
        <w:rPr>
          <w:rFonts w:hint="cs"/>
          <w:rtl/>
        </w:rPr>
        <w:t>‌گردی</w:t>
      </w:r>
      <w:r w:rsidR="006709F2" w:rsidRPr="00252A7C">
        <w:rPr>
          <w:rtl/>
        </w:rPr>
        <w:t>د</w:t>
      </w:r>
      <w:r w:rsidR="007E6BE3">
        <w:rPr>
          <w:rFonts w:hint="cs"/>
          <w:rtl/>
        </w:rPr>
        <w:t>.</w:t>
      </w:r>
    </w:p>
    <w:p w14:paraId="05028BFA" w14:textId="542FDD30" w:rsidR="000C7316" w:rsidRDefault="007E6BE3" w:rsidP="007E6BE3">
      <w:pPr>
        <w:jc w:val="both"/>
        <w:rPr>
          <w:rtl/>
        </w:rPr>
      </w:pPr>
      <w:r w:rsidRPr="00252A7C">
        <w:rPr>
          <w:rFonts w:hint="cs"/>
          <w:rtl/>
        </w:rPr>
        <w:t xml:space="preserve">مطابق آیین‌نامه </w:t>
      </w:r>
      <w:r w:rsidR="000C7316" w:rsidRPr="00252A7C">
        <w:rPr>
          <w:rFonts w:hint="cs"/>
          <w:rtl/>
        </w:rPr>
        <w:t>کلیه</w:t>
      </w:r>
      <w:r w:rsidR="000C7316" w:rsidRPr="00252A7C">
        <w:rPr>
          <w:rtl/>
        </w:rPr>
        <w:t xml:space="preserve"> </w:t>
      </w:r>
      <w:r w:rsidR="000C7316" w:rsidRPr="00252A7C">
        <w:rPr>
          <w:rFonts w:hint="cs"/>
          <w:rtl/>
        </w:rPr>
        <w:t>مؤسسات</w:t>
      </w:r>
      <w:r w:rsidR="000C7316" w:rsidRPr="00252A7C">
        <w:rPr>
          <w:rtl/>
        </w:rPr>
        <w:t xml:space="preserve"> </w:t>
      </w:r>
      <w:r w:rsidR="000C7316" w:rsidRPr="00252A7C">
        <w:rPr>
          <w:rFonts w:hint="cs"/>
          <w:rtl/>
        </w:rPr>
        <w:t>اعتباری</w:t>
      </w:r>
      <w:r w:rsidR="000C7316" w:rsidRPr="00252A7C">
        <w:rPr>
          <w:rtl/>
        </w:rPr>
        <w:t xml:space="preserve"> </w:t>
      </w:r>
      <w:r w:rsidR="000C7316" w:rsidRPr="00252A7C">
        <w:rPr>
          <w:rFonts w:hint="cs"/>
          <w:rtl/>
        </w:rPr>
        <w:t>موظفند</w:t>
      </w:r>
      <w:r w:rsidR="000C7316" w:rsidRPr="00252A7C">
        <w:rPr>
          <w:rtl/>
        </w:rPr>
        <w:t xml:space="preserve"> </w:t>
      </w:r>
      <w:r w:rsidR="000C7316" w:rsidRPr="00252A7C">
        <w:rPr>
          <w:rFonts w:hint="cs"/>
          <w:rtl/>
        </w:rPr>
        <w:t>نتایج</w:t>
      </w:r>
      <w:r w:rsidR="000C7316" w:rsidRPr="00252A7C">
        <w:rPr>
          <w:rtl/>
        </w:rPr>
        <w:t xml:space="preserve"> </w:t>
      </w:r>
      <w:r w:rsidR="000C7316" w:rsidRPr="00252A7C">
        <w:rPr>
          <w:rFonts w:hint="cs"/>
          <w:rtl/>
        </w:rPr>
        <w:t>سنجش</w:t>
      </w:r>
      <w:r w:rsidR="000C7316" w:rsidRPr="00252A7C">
        <w:rPr>
          <w:rtl/>
        </w:rPr>
        <w:t xml:space="preserve"> </w:t>
      </w:r>
      <w:r w:rsidR="000C7316" w:rsidRPr="00252A7C">
        <w:rPr>
          <w:rFonts w:hint="cs"/>
          <w:rtl/>
        </w:rPr>
        <w:t>اعتبار</w:t>
      </w:r>
      <w:r w:rsidR="000C7316" w:rsidRPr="00252A7C">
        <w:rPr>
          <w:rtl/>
        </w:rPr>
        <w:t xml:space="preserve"> </w:t>
      </w:r>
      <w:r w:rsidR="000C7316" w:rsidRPr="00252A7C">
        <w:rPr>
          <w:rFonts w:hint="cs"/>
          <w:rtl/>
        </w:rPr>
        <w:t>را</w:t>
      </w:r>
      <w:r w:rsidR="000C7316" w:rsidRPr="00252A7C">
        <w:rPr>
          <w:rtl/>
        </w:rPr>
        <w:t xml:space="preserve"> </w:t>
      </w:r>
      <w:r w:rsidR="000C7316" w:rsidRPr="00252A7C">
        <w:rPr>
          <w:rFonts w:hint="cs"/>
          <w:rtl/>
        </w:rPr>
        <w:t>در</w:t>
      </w:r>
      <w:r w:rsidR="000C7316" w:rsidRPr="00252A7C">
        <w:rPr>
          <w:rtl/>
        </w:rPr>
        <w:t xml:space="preserve"> </w:t>
      </w:r>
      <w:r w:rsidR="000C7316" w:rsidRPr="00252A7C">
        <w:rPr>
          <w:rFonts w:hint="cs"/>
          <w:rtl/>
        </w:rPr>
        <w:t>اعطای</w:t>
      </w:r>
      <w:r w:rsidR="000C7316" w:rsidRPr="00252A7C">
        <w:rPr>
          <w:rtl/>
        </w:rPr>
        <w:t xml:space="preserve"> </w:t>
      </w:r>
      <w:r w:rsidR="000C7316" w:rsidRPr="00252A7C">
        <w:rPr>
          <w:rFonts w:hint="cs"/>
          <w:rtl/>
        </w:rPr>
        <w:t>تسهیلات</w:t>
      </w:r>
      <w:r w:rsidR="000C7316" w:rsidRPr="00252A7C">
        <w:rPr>
          <w:rtl/>
        </w:rPr>
        <w:t xml:space="preserve"> </w:t>
      </w:r>
      <w:r w:rsidR="000C7316" w:rsidRPr="00252A7C">
        <w:rPr>
          <w:rFonts w:hint="cs"/>
          <w:rtl/>
        </w:rPr>
        <w:t>بیش</w:t>
      </w:r>
      <w:r w:rsidR="000C7316" w:rsidRPr="00252A7C">
        <w:rPr>
          <w:rtl/>
        </w:rPr>
        <w:t xml:space="preserve"> </w:t>
      </w:r>
      <w:r w:rsidR="000C7316" w:rsidRPr="00252A7C">
        <w:rPr>
          <w:rFonts w:hint="cs"/>
          <w:rtl/>
        </w:rPr>
        <w:t>از</w:t>
      </w:r>
      <w:r w:rsidR="000C7316" w:rsidRPr="00252A7C">
        <w:rPr>
          <w:rtl/>
        </w:rPr>
        <w:t xml:space="preserve"> </w:t>
      </w:r>
      <w:r w:rsidR="000C7316" w:rsidRPr="00252A7C">
        <w:rPr>
          <w:rFonts w:hint="cs"/>
          <w:rtl/>
        </w:rPr>
        <w:t>یک</w:t>
      </w:r>
      <w:r w:rsidR="000C7316" w:rsidRPr="00252A7C">
        <w:rPr>
          <w:rtl/>
        </w:rPr>
        <w:t xml:space="preserve"> </w:t>
      </w:r>
      <w:r w:rsidR="000C7316" w:rsidRPr="00252A7C">
        <w:rPr>
          <w:rFonts w:hint="cs"/>
          <w:rtl/>
        </w:rPr>
        <w:t>میلیارد</w:t>
      </w:r>
      <w:r w:rsidR="000C7316" w:rsidRPr="00252A7C">
        <w:rPr>
          <w:rtl/>
        </w:rPr>
        <w:t xml:space="preserve"> (</w:t>
      </w:r>
      <w:r w:rsidR="000C7316" w:rsidRPr="00252A7C">
        <w:rPr>
          <w:rtl/>
          <w:lang w:bidi="fa-IR"/>
        </w:rPr>
        <w:t xml:space="preserve">۱,۰۰۰,۰۰۰,۰۰۰) </w:t>
      </w:r>
      <w:r w:rsidR="000C7316" w:rsidRPr="00252A7C">
        <w:rPr>
          <w:rFonts w:hint="cs"/>
          <w:rtl/>
        </w:rPr>
        <w:t>ریال</w:t>
      </w:r>
      <w:r w:rsidR="000C7316" w:rsidRPr="00252A7C">
        <w:rPr>
          <w:rtl/>
        </w:rPr>
        <w:t xml:space="preserve"> </w:t>
      </w:r>
      <w:r w:rsidR="000C7316" w:rsidRPr="00252A7C">
        <w:rPr>
          <w:rFonts w:hint="cs"/>
          <w:rtl/>
        </w:rPr>
        <w:t>ملاک</w:t>
      </w:r>
      <w:r w:rsidR="000C7316" w:rsidRPr="00252A7C">
        <w:rPr>
          <w:rtl/>
        </w:rPr>
        <w:t xml:space="preserve"> </w:t>
      </w:r>
      <w:r w:rsidR="000C7316" w:rsidRPr="00252A7C">
        <w:rPr>
          <w:rFonts w:hint="cs"/>
          <w:rtl/>
        </w:rPr>
        <w:t>عمل</w:t>
      </w:r>
      <w:r w:rsidR="000C7316" w:rsidRPr="00252A7C">
        <w:rPr>
          <w:rtl/>
        </w:rPr>
        <w:t xml:space="preserve"> </w:t>
      </w:r>
      <w:r w:rsidR="000C7316" w:rsidRPr="00252A7C">
        <w:rPr>
          <w:rFonts w:hint="cs"/>
          <w:rtl/>
        </w:rPr>
        <w:t>قرار</w:t>
      </w:r>
      <w:r w:rsidR="000C7316" w:rsidRPr="00252A7C">
        <w:rPr>
          <w:rtl/>
        </w:rPr>
        <w:t xml:space="preserve"> </w:t>
      </w:r>
      <w:r w:rsidR="000C7316" w:rsidRPr="00252A7C">
        <w:rPr>
          <w:rFonts w:hint="cs"/>
          <w:rtl/>
        </w:rPr>
        <w:t>دهند</w:t>
      </w:r>
      <w:r>
        <w:rPr>
          <w:rFonts w:hint="cs"/>
          <w:rtl/>
        </w:rPr>
        <w:t xml:space="preserve"> و </w:t>
      </w:r>
      <w:r w:rsidR="000C7316" w:rsidRPr="00252A7C">
        <w:rPr>
          <w:rtl/>
        </w:rPr>
        <w:t>مقام ناظر مکلف</w:t>
      </w:r>
      <w:r w:rsidR="000C7316" w:rsidRPr="00252A7C">
        <w:rPr>
          <w:rFonts w:hint="cs"/>
          <w:rtl/>
        </w:rPr>
        <w:t xml:space="preserve"> بوده</w:t>
      </w:r>
      <w:r w:rsidR="000C7316" w:rsidRPr="00252A7C">
        <w:rPr>
          <w:rtl/>
        </w:rPr>
        <w:t xml:space="preserve"> است دستورالعملی جامع در خصوص نحوه رسیدگی به شکایات، کشف تخلفات و تعیین ضمانت‌اجراها برای کلیه طرف‌های ذی‌ربط تدوین و ابلاغ نماید</w:t>
      </w:r>
      <w:r w:rsidR="000C7316" w:rsidRPr="00252A7C">
        <w:t>.</w:t>
      </w:r>
      <w:r w:rsidR="000C7316" w:rsidRPr="00252A7C">
        <w:rPr>
          <w:rFonts w:hint="cs"/>
          <w:rtl/>
        </w:rPr>
        <w:t xml:space="preserve"> </w:t>
      </w:r>
    </w:p>
    <w:p w14:paraId="740FB8E1" w14:textId="7B2D2B74" w:rsidR="00923730" w:rsidRDefault="00923730" w:rsidP="00923730">
      <w:pPr>
        <w:jc w:val="both"/>
        <w:rPr>
          <w:rtl/>
        </w:rPr>
      </w:pPr>
      <w:r w:rsidRPr="00923730">
        <w:rPr>
          <w:rtl/>
        </w:rPr>
        <w:t xml:space="preserve">هیأت وزیران در جلسه </w:t>
      </w:r>
      <w:r w:rsidR="00AE3642" w:rsidRPr="00923730">
        <w:rPr>
          <w:rtl/>
          <w:lang w:bidi="fa-IR"/>
        </w:rPr>
        <w:t>۲۹</w:t>
      </w:r>
      <w:r w:rsidRPr="00923730">
        <w:rPr>
          <w:rtl/>
          <w:lang w:bidi="fa-IR"/>
        </w:rPr>
        <w:t>/۳/</w:t>
      </w:r>
      <w:r w:rsidR="00AE3642">
        <w:rPr>
          <w:rFonts w:hint="cs"/>
          <w:rtl/>
          <w:lang w:bidi="fa-IR"/>
        </w:rPr>
        <w:t>1398</w:t>
      </w:r>
      <w:r w:rsidRPr="00923730">
        <w:rPr>
          <w:rtl/>
        </w:rPr>
        <w:t>به پیشنهاد مشترک وزارت امور اقتصادی و دارایی و بانک مرکزی جمهوری اسلامی ایران (با هماهنگی وزارت تعاون، کار و رفاه اجتماعی و سازمان برنامه و بودجه کشور</w:t>
      </w:r>
      <w:r>
        <w:rPr>
          <w:rFonts w:hint="cs"/>
          <w:rtl/>
        </w:rPr>
        <w:t xml:space="preserve"> با ایجاد اصلاحاتی در</w:t>
      </w:r>
      <w:r w:rsidRPr="00923730">
        <w:rPr>
          <w:rtl/>
        </w:rPr>
        <w:t xml:space="preserve"> آیین</w:t>
      </w:r>
      <w:r w:rsidRPr="00923730">
        <w:rPr>
          <w:rtl/>
        </w:rPr>
        <w:softHyphen/>
        <w:t>نامه نظام سنجش اعتبار</w:t>
      </w:r>
      <w:r>
        <w:rPr>
          <w:rFonts w:hint="cs"/>
          <w:rtl/>
        </w:rPr>
        <w:t xml:space="preserve"> 1386 آیین‌نامه‌ی جدیدی به تصویب رساند. </w:t>
      </w:r>
      <w:r w:rsidRPr="00AC6EA5">
        <w:rPr>
          <w:rtl/>
        </w:rPr>
        <w:t xml:space="preserve">برخی از مهم‌ترین اصلاحات و تغییرات </w:t>
      </w:r>
      <w:r>
        <w:rPr>
          <w:rFonts w:hint="cs"/>
          <w:rtl/>
        </w:rPr>
        <w:t>به شرح و ذیل بررسی می گردد.</w:t>
      </w:r>
    </w:p>
    <w:p w14:paraId="270F0B82" w14:textId="3AAB123C" w:rsidR="00923730" w:rsidRPr="00AC6EA5" w:rsidRDefault="008C100A" w:rsidP="00E93E76">
      <w:pPr>
        <w:jc w:val="both"/>
        <w:rPr>
          <w:rtl/>
        </w:rPr>
      </w:pPr>
      <w:r>
        <w:rPr>
          <w:rFonts w:hint="cs"/>
          <w:rtl/>
        </w:rPr>
        <w:t xml:space="preserve">به موجب </w:t>
      </w:r>
      <w:r w:rsidR="00E93E76">
        <w:rPr>
          <w:rFonts w:hint="cs"/>
          <w:rtl/>
        </w:rPr>
        <w:t xml:space="preserve">تصویب این </w:t>
      </w:r>
      <w:r w:rsidR="00923730" w:rsidRPr="00AC6EA5">
        <w:rPr>
          <w:rFonts w:hint="cs"/>
          <w:rtl/>
        </w:rPr>
        <w:t>آیین‌نامه</w:t>
      </w:r>
      <w:r w:rsidR="00E93E76">
        <w:rPr>
          <w:rFonts w:hint="cs"/>
          <w:rtl/>
        </w:rPr>
        <w:t xml:space="preserve">، </w:t>
      </w:r>
      <w:r w:rsidR="00E93E76" w:rsidRPr="00AC6EA5">
        <w:rPr>
          <w:rFonts w:hint="cs"/>
          <w:rtl/>
        </w:rPr>
        <w:t>آیین‌نامه</w:t>
      </w:r>
      <w:r w:rsidR="00E93E76" w:rsidRPr="00AC6EA5">
        <w:rPr>
          <w:rtl/>
        </w:rPr>
        <w:t xml:space="preserve"> </w:t>
      </w:r>
      <w:r w:rsidR="00923730" w:rsidRPr="00AC6EA5">
        <w:rPr>
          <w:rFonts w:hint="cs"/>
          <w:rtl/>
        </w:rPr>
        <w:t>مصوب</w:t>
      </w:r>
      <w:r w:rsidR="00923730" w:rsidRPr="00AC6EA5">
        <w:rPr>
          <w:rtl/>
        </w:rPr>
        <w:t xml:space="preserve"> </w:t>
      </w:r>
      <w:r w:rsidR="00E93E76">
        <w:rPr>
          <w:rFonts w:hint="cs"/>
          <w:rtl/>
        </w:rPr>
        <w:t>سال</w:t>
      </w:r>
      <w:r w:rsidR="00923730" w:rsidRPr="00AC6EA5">
        <w:rPr>
          <w:rtl/>
          <w:lang w:bidi="fa-IR"/>
        </w:rPr>
        <w:t>۱۳۸۶</w:t>
      </w:r>
      <w:r w:rsidR="00923730" w:rsidRPr="00AC6EA5">
        <w:rPr>
          <w:rtl/>
        </w:rPr>
        <w:t xml:space="preserve"> لغو </w:t>
      </w:r>
      <w:r w:rsidR="008708DF">
        <w:rPr>
          <w:rFonts w:hint="cs"/>
          <w:rtl/>
        </w:rPr>
        <w:t>گردید</w:t>
      </w:r>
      <w:r w:rsidR="00923730" w:rsidRPr="00AC6EA5">
        <w:rPr>
          <w:rtl/>
        </w:rPr>
        <w:t>.</w:t>
      </w:r>
      <w:r w:rsidR="008708DF" w:rsidRPr="00AC6EA5">
        <w:rPr>
          <w:rFonts w:hint="cs"/>
          <w:rtl/>
        </w:rPr>
        <w:t>در</w:t>
      </w:r>
      <w:r w:rsidR="008708DF" w:rsidRPr="00AC6EA5">
        <w:rPr>
          <w:rtl/>
        </w:rPr>
        <w:t xml:space="preserve"> </w:t>
      </w:r>
      <w:r w:rsidR="00CE06DA" w:rsidRPr="00923730">
        <w:rPr>
          <w:rtl/>
        </w:rPr>
        <w:t>آیین</w:t>
      </w:r>
      <w:r w:rsidR="00CE06DA" w:rsidRPr="00923730">
        <w:rPr>
          <w:rtl/>
        </w:rPr>
        <w:softHyphen/>
        <w:t>نامه نظام سنجش اعتبار</w:t>
      </w:r>
      <w:r w:rsidR="00CE06DA">
        <w:rPr>
          <w:rFonts w:hint="cs"/>
          <w:rtl/>
        </w:rPr>
        <w:t xml:space="preserve"> 1398</w:t>
      </w:r>
      <w:r w:rsidR="008708DF" w:rsidRPr="00AC6EA5">
        <w:rPr>
          <w:rFonts w:hint="cs"/>
          <w:rtl/>
        </w:rPr>
        <w:t>،</w:t>
      </w:r>
      <w:r w:rsidR="008708DF" w:rsidRPr="00AC6EA5">
        <w:rPr>
          <w:rtl/>
        </w:rPr>
        <w:t xml:space="preserve"> </w:t>
      </w:r>
      <w:r w:rsidR="00E93E76" w:rsidRPr="008708DF">
        <w:rPr>
          <w:rFonts w:hint="cs"/>
          <w:rtl/>
        </w:rPr>
        <w:t>حداقل سرمایه شرکت اعتبارسنجی</w:t>
      </w:r>
      <w:r w:rsidR="00E93E76" w:rsidRPr="00E93E76">
        <w:rPr>
          <w:rFonts w:hint="cs"/>
          <w:rtl/>
        </w:rPr>
        <w:t xml:space="preserve"> با10 برابر افزایش به </w:t>
      </w:r>
      <w:r w:rsidR="00E93E76" w:rsidRPr="008708DF">
        <w:rPr>
          <w:rFonts w:hint="cs"/>
          <w:rtl/>
        </w:rPr>
        <w:t>۵۰۰ میلیارد ریال</w:t>
      </w:r>
      <w:r w:rsidR="00E93E76" w:rsidRPr="00E93E76">
        <w:rPr>
          <w:rFonts w:hint="cs"/>
          <w:rtl/>
        </w:rPr>
        <w:t xml:space="preserve"> تغییر یافته</w:t>
      </w:r>
      <w:r w:rsidR="00E93E76">
        <w:rPr>
          <w:rFonts w:hint="cs"/>
          <w:rtl/>
        </w:rPr>
        <w:t xml:space="preserve"> </w:t>
      </w:r>
      <w:r w:rsidR="00E93E76" w:rsidRPr="00E93E76">
        <w:rPr>
          <w:rFonts w:hint="cs"/>
          <w:rtl/>
        </w:rPr>
        <w:t xml:space="preserve">است. </w:t>
      </w:r>
      <w:r w:rsidR="00E93E76">
        <w:rPr>
          <w:rFonts w:hint="cs"/>
          <w:rtl/>
        </w:rPr>
        <w:t xml:space="preserve">در ماده2 این </w:t>
      </w:r>
      <w:r w:rsidR="00E93E76" w:rsidRPr="00AC6EA5">
        <w:rPr>
          <w:rFonts w:hint="cs"/>
          <w:rtl/>
        </w:rPr>
        <w:t>آیین‌نامه</w:t>
      </w:r>
      <w:r w:rsidR="00E93E76">
        <w:rPr>
          <w:rFonts w:hint="cs"/>
          <w:rtl/>
        </w:rPr>
        <w:t xml:space="preserve"> به تشکیل شورایی با ترکیب متفاوت از شورای قبل، تحت عنوان </w:t>
      </w:r>
      <w:r w:rsidR="00E93E76" w:rsidRPr="00E93E76">
        <w:rPr>
          <w:rtl/>
        </w:rPr>
        <w:t xml:space="preserve">شورای سنجش اعتبار </w:t>
      </w:r>
      <w:r w:rsidR="00E93E76">
        <w:rPr>
          <w:rFonts w:hint="cs"/>
          <w:rtl/>
        </w:rPr>
        <w:t xml:space="preserve">اشاره گردیده است. </w:t>
      </w:r>
      <w:r w:rsidR="00923730" w:rsidRPr="00AC6EA5">
        <w:rPr>
          <w:rFonts w:hint="cs"/>
          <w:rtl/>
        </w:rPr>
        <w:t>آیین‌نامه</w:t>
      </w:r>
      <w:r w:rsidR="00923730" w:rsidRPr="00AC6EA5">
        <w:rPr>
          <w:rtl/>
        </w:rPr>
        <w:t xml:space="preserve"> </w:t>
      </w:r>
      <w:r w:rsidR="00923730" w:rsidRPr="00AC6EA5">
        <w:rPr>
          <w:rFonts w:hint="cs"/>
          <w:rtl/>
        </w:rPr>
        <w:t>جدید</w:t>
      </w:r>
      <w:r w:rsidR="00923730" w:rsidRPr="00AC6EA5">
        <w:rPr>
          <w:rtl/>
        </w:rPr>
        <w:t xml:space="preserve"> </w:t>
      </w:r>
      <w:r w:rsidR="00923730" w:rsidRPr="00AC6EA5">
        <w:rPr>
          <w:rFonts w:hint="cs"/>
          <w:rtl/>
        </w:rPr>
        <w:t>فهرست</w:t>
      </w:r>
      <w:r w:rsidR="00923730" w:rsidRPr="00AC6EA5">
        <w:rPr>
          <w:rtl/>
        </w:rPr>
        <w:t xml:space="preserve"> </w:t>
      </w:r>
      <w:r w:rsidR="00923730" w:rsidRPr="00AC6EA5">
        <w:rPr>
          <w:rFonts w:hint="cs"/>
          <w:rtl/>
        </w:rPr>
        <w:t>جامع‌تر</w:t>
      </w:r>
      <w:r w:rsidR="00923730" w:rsidRPr="00AC6EA5">
        <w:rPr>
          <w:rtl/>
        </w:rPr>
        <w:t xml:space="preserve"> </w:t>
      </w:r>
      <w:r w:rsidR="00923730" w:rsidRPr="00AC6EA5">
        <w:rPr>
          <w:rFonts w:hint="cs"/>
          <w:rtl/>
        </w:rPr>
        <w:t>و</w:t>
      </w:r>
      <w:r w:rsidR="00923730" w:rsidRPr="00AC6EA5">
        <w:rPr>
          <w:rtl/>
        </w:rPr>
        <w:t xml:space="preserve"> </w:t>
      </w:r>
      <w:r w:rsidR="00923730" w:rsidRPr="00AC6EA5">
        <w:rPr>
          <w:rFonts w:hint="cs"/>
          <w:rtl/>
        </w:rPr>
        <w:t>دقیق‌تری</w:t>
      </w:r>
      <w:r w:rsidR="00923730" w:rsidRPr="00AC6EA5">
        <w:rPr>
          <w:rtl/>
        </w:rPr>
        <w:t xml:space="preserve"> </w:t>
      </w:r>
      <w:r w:rsidR="00923730" w:rsidRPr="00AC6EA5">
        <w:rPr>
          <w:rFonts w:hint="cs"/>
          <w:rtl/>
        </w:rPr>
        <w:t>از</w:t>
      </w:r>
      <w:r w:rsidR="00923730" w:rsidRPr="00AC6EA5">
        <w:rPr>
          <w:rtl/>
        </w:rPr>
        <w:t xml:space="preserve"> </w:t>
      </w:r>
      <w:r w:rsidR="00923730" w:rsidRPr="00AC6EA5">
        <w:rPr>
          <w:rFonts w:hint="cs"/>
          <w:rtl/>
        </w:rPr>
        <w:t>تأمین‌کنندگان</w:t>
      </w:r>
      <w:r w:rsidR="00923730" w:rsidRPr="00AC6EA5">
        <w:rPr>
          <w:rtl/>
        </w:rPr>
        <w:t xml:space="preserve"> </w:t>
      </w:r>
      <w:r w:rsidR="00923730" w:rsidRPr="00AC6EA5">
        <w:rPr>
          <w:rFonts w:hint="cs"/>
          <w:rtl/>
        </w:rPr>
        <w:t>اطلاعات</w:t>
      </w:r>
      <w:r w:rsidR="00923730" w:rsidRPr="00AC6EA5">
        <w:rPr>
          <w:rtl/>
        </w:rPr>
        <w:t xml:space="preserve"> </w:t>
      </w:r>
      <w:r w:rsidR="00923730" w:rsidRPr="00AC6EA5">
        <w:rPr>
          <w:rFonts w:hint="cs"/>
          <w:rtl/>
        </w:rPr>
        <w:t>را</w:t>
      </w:r>
      <w:r w:rsidR="00923730" w:rsidRPr="00AC6EA5">
        <w:rPr>
          <w:rtl/>
        </w:rPr>
        <w:t xml:space="preserve"> </w:t>
      </w:r>
      <w:r w:rsidR="00923730" w:rsidRPr="00AC6EA5">
        <w:rPr>
          <w:rFonts w:hint="cs"/>
          <w:rtl/>
        </w:rPr>
        <w:t>مشخص</w:t>
      </w:r>
      <w:r w:rsidR="00923730" w:rsidRPr="00AC6EA5">
        <w:rPr>
          <w:rtl/>
        </w:rPr>
        <w:t xml:space="preserve"> </w:t>
      </w:r>
      <w:r w:rsidR="00923730" w:rsidRPr="00AC6EA5">
        <w:rPr>
          <w:rFonts w:hint="cs"/>
          <w:rtl/>
        </w:rPr>
        <w:t>کرده</w:t>
      </w:r>
      <w:r w:rsidR="00923730" w:rsidRPr="00AC6EA5">
        <w:rPr>
          <w:rtl/>
        </w:rPr>
        <w:t xml:space="preserve"> </w:t>
      </w:r>
      <w:r w:rsidR="00923730" w:rsidRPr="00AC6EA5">
        <w:rPr>
          <w:rFonts w:hint="cs"/>
          <w:rtl/>
        </w:rPr>
        <w:t>است</w:t>
      </w:r>
      <w:r w:rsidR="00923730" w:rsidRPr="00AC6EA5">
        <w:rPr>
          <w:rtl/>
        </w:rPr>
        <w:t xml:space="preserve"> </w:t>
      </w:r>
      <w:r w:rsidR="00923730" w:rsidRPr="00AC6EA5">
        <w:rPr>
          <w:rFonts w:hint="cs"/>
          <w:rtl/>
        </w:rPr>
        <w:t>که</w:t>
      </w:r>
      <w:r w:rsidR="00923730" w:rsidRPr="00AC6EA5">
        <w:rPr>
          <w:rtl/>
        </w:rPr>
        <w:t xml:space="preserve"> </w:t>
      </w:r>
      <w:r w:rsidR="00923730" w:rsidRPr="00AC6EA5">
        <w:rPr>
          <w:rFonts w:hint="cs"/>
          <w:rtl/>
        </w:rPr>
        <w:t>بسیاری</w:t>
      </w:r>
      <w:r w:rsidR="00923730" w:rsidRPr="00AC6EA5">
        <w:rPr>
          <w:rtl/>
        </w:rPr>
        <w:t xml:space="preserve"> </w:t>
      </w:r>
      <w:r w:rsidR="00923730" w:rsidRPr="00AC6EA5">
        <w:rPr>
          <w:rFonts w:hint="cs"/>
          <w:rtl/>
        </w:rPr>
        <w:t>از</w:t>
      </w:r>
      <w:r w:rsidR="00923730" w:rsidRPr="00AC6EA5">
        <w:rPr>
          <w:rtl/>
        </w:rPr>
        <w:t xml:space="preserve"> </w:t>
      </w:r>
      <w:r w:rsidR="00923730" w:rsidRPr="00AC6EA5">
        <w:rPr>
          <w:rFonts w:hint="cs"/>
          <w:rtl/>
        </w:rPr>
        <w:t>نهادهای</w:t>
      </w:r>
      <w:r w:rsidR="00923730" w:rsidRPr="00AC6EA5">
        <w:rPr>
          <w:rtl/>
        </w:rPr>
        <w:t xml:space="preserve"> </w:t>
      </w:r>
      <w:r w:rsidR="00923730" w:rsidRPr="00AC6EA5">
        <w:rPr>
          <w:rFonts w:hint="cs"/>
          <w:rtl/>
        </w:rPr>
        <w:t>دولتی</w:t>
      </w:r>
      <w:r w:rsidR="00923730" w:rsidRPr="00AC6EA5">
        <w:rPr>
          <w:rtl/>
        </w:rPr>
        <w:t xml:space="preserve"> </w:t>
      </w:r>
      <w:r w:rsidR="00923730" w:rsidRPr="00AC6EA5">
        <w:rPr>
          <w:rFonts w:hint="cs"/>
          <w:rtl/>
        </w:rPr>
        <w:t>و</w:t>
      </w:r>
      <w:r w:rsidR="00923730" w:rsidRPr="00AC6EA5">
        <w:rPr>
          <w:rtl/>
        </w:rPr>
        <w:t xml:space="preserve"> </w:t>
      </w:r>
      <w:r w:rsidR="00923730" w:rsidRPr="00AC6EA5">
        <w:rPr>
          <w:rFonts w:hint="cs"/>
          <w:rtl/>
        </w:rPr>
        <w:t>عمومی</w:t>
      </w:r>
      <w:r w:rsidR="00923730" w:rsidRPr="00AC6EA5">
        <w:rPr>
          <w:rtl/>
        </w:rPr>
        <w:t xml:space="preserve"> </w:t>
      </w:r>
      <w:r w:rsidR="00923730" w:rsidRPr="00AC6EA5">
        <w:rPr>
          <w:rFonts w:hint="cs"/>
          <w:rtl/>
        </w:rPr>
        <w:t>را</w:t>
      </w:r>
      <w:r w:rsidR="00923730" w:rsidRPr="00AC6EA5">
        <w:rPr>
          <w:rtl/>
        </w:rPr>
        <w:t xml:space="preserve"> </w:t>
      </w:r>
      <w:r w:rsidR="00923730" w:rsidRPr="00AC6EA5">
        <w:rPr>
          <w:rFonts w:hint="cs"/>
          <w:rtl/>
        </w:rPr>
        <w:t>در</w:t>
      </w:r>
      <w:r w:rsidR="00923730" w:rsidRPr="00AC6EA5">
        <w:rPr>
          <w:rtl/>
        </w:rPr>
        <w:t xml:space="preserve"> </w:t>
      </w:r>
      <w:r w:rsidR="00923730" w:rsidRPr="00AC6EA5">
        <w:rPr>
          <w:rFonts w:hint="cs"/>
          <w:rtl/>
        </w:rPr>
        <w:t>بر</w:t>
      </w:r>
      <w:r w:rsidR="00923730" w:rsidRPr="00AC6EA5">
        <w:rPr>
          <w:rtl/>
        </w:rPr>
        <w:t xml:space="preserve"> </w:t>
      </w:r>
      <w:r w:rsidR="00923730" w:rsidRPr="00AC6EA5">
        <w:rPr>
          <w:rFonts w:hint="cs"/>
          <w:rtl/>
        </w:rPr>
        <w:t>می‌گیرد</w:t>
      </w:r>
      <w:r w:rsidR="00923730" w:rsidRPr="00AC6EA5">
        <w:rPr>
          <w:rtl/>
        </w:rPr>
        <w:t>.</w:t>
      </w:r>
      <w:r w:rsidR="008708DF">
        <w:rPr>
          <w:rFonts w:hint="cs"/>
          <w:rtl/>
        </w:rPr>
        <w:t xml:space="preserve"> همچنین </w:t>
      </w:r>
      <w:r w:rsidR="00923730" w:rsidRPr="00AC6EA5">
        <w:rPr>
          <w:rFonts w:hint="cs"/>
          <w:rtl/>
        </w:rPr>
        <w:t>آیین‌نامه</w:t>
      </w:r>
      <w:r w:rsidR="00923730" w:rsidRPr="00AC6EA5">
        <w:rPr>
          <w:rtl/>
        </w:rPr>
        <w:t xml:space="preserve"> </w:t>
      </w:r>
      <w:r w:rsidR="00923730" w:rsidRPr="00AC6EA5">
        <w:rPr>
          <w:rFonts w:hint="cs"/>
          <w:rtl/>
        </w:rPr>
        <w:t>جدید</w:t>
      </w:r>
      <w:r w:rsidR="00923730" w:rsidRPr="00AC6EA5">
        <w:rPr>
          <w:rtl/>
        </w:rPr>
        <w:t xml:space="preserve"> </w:t>
      </w:r>
      <w:r w:rsidR="00923730" w:rsidRPr="00AC6EA5">
        <w:rPr>
          <w:rFonts w:hint="cs"/>
          <w:rtl/>
        </w:rPr>
        <w:t>پایگاه</w:t>
      </w:r>
      <w:r w:rsidR="00923730" w:rsidRPr="00AC6EA5">
        <w:rPr>
          <w:rtl/>
        </w:rPr>
        <w:t xml:space="preserve"> </w:t>
      </w:r>
      <w:r w:rsidR="00923730" w:rsidRPr="00AC6EA5">
        <w:rPr>
          <w:rFonts w:hint="cs"/>
          <w:rtl/>
        </w:rPr>
        <w:t>داده</w:t>
      </w:r>
      <w:r w:rsidR="00923730" w:rsidRPr="00AC6EA5">
        <w:rPr>
          <w:rtl/>
        </w:rPr>
        <w:t xml:space="preserve"> </w:t>
      </w:r>
      <w:r w:rsidR="00923730" w:rsidRPr="00AC6EA5">
        <w:rPr>
          <w:rFonts w:hint="cs"/>
          <w:rtl/>
        </w:rPr>
        <w:t>اعتباری</w:t>
      </w:r>
      <w:r w:rsidR="00923730" w:rsidRPr="00AC6EA5">
        <w:rPr>
          <w:rtl/>
        </w:rPr>
        <w:t xml:space="preserve"> </w:t>
      </w:r>
      <w:r w:rsidR="00923730" w:rsidRPr="00AC6EA5">
        <w:rPr>
          <w:rFonts w:hint="cs"/>
          <w:rtl/>
        </w:rPr>
        <w:t>را</w:t>
      </w:r>
      <w:r w:rsidR="00923730" w:rsidRPr="00AC6EA5">
        <w:rPr>
          <w:rtl/>
        </w:rPr>
        <w:t xml:space="preserve"> </w:t>
      </w:r>
      <w:r w:rsidR="00923730" w:rsidRPr="00AC6EA5">
        <w:rPr>
          <w:rFonts w:hint="cs"/>
          <w:rtl/>
        </w:rPr>
        <w:t>به</w:t>
      </w:r>
      <w:r w:rsidR="00923730" w:rsidRPr="00AC6EA5">
        <w:rPr>
          <w:rtl/>
        </w:rPr>
        <w:t xml:space="preserve"> </w:t>
      </w:r>
      <w:r w:rsidR="00923730" w:rsidRPr="00AC6EA5">
        <w:rPr>
          <w:rFonts w:hint="cs"/>
          <w:rtl/>
        </w:rPr>
        <w:t>طور</w:t>
      </w:r>
      <w:r w:rsidR="00923730" w:rsidRPr="00AC6EA5">
        <w:rPr>
          <w:rtl/>
        </w:rPr>
        <w:t xml:space="preserve"> </w:t>
      </w:r>
      <w:r w:rsidR="00923730" w:rsidRPr="00AC6EA5">
        <w:rPr>
          <w:rFonts w:hint="cs"/>
          <w:rtl/>
        </w:rPr>
        <w:t>مشخص</w:t>
      </w:r>
      <w:r w:rsidR="00923730" w:rsidRPr="00AC6EA5">
        <w:rPr>
          <w:rtl/>
        </w:rPr>
        <w:t xml:space="preserve"> </w:t>
      </w:r>
      <w:r w:rsidR="00923730" w:rsidRPr="00AC6EA5">
        <w:rPr>
          <w:rFonts w:hint="cs"/>
          <w:rtl/>
        </w:rPr>
        <w:t>تعریف</w:t>
      </w:r>
      <w:r w:rsidR="00923730" w:rsidRPr="00AC6EA5">
        <w:rPr>
          <w:rtl/>
        </w:rPr>
        <w:t xml:space="preserve"> </w:t>
      </w:r>
      <w:r w:rsidR="00923730" w:rsidRPr="00AC6EA5">
        <w:rPr>
          <w:rFonts w:hint="cs"/>
          <w:rtl/>
        </w:rPr>
        <w:t>کرده</w:t>
      </w:r>
      <w:r w:rsidR="00923730" w:rsidRPr="00AC6EA5">
        <w:rPr>
          <w:rtl/>
        </w:rPr>
        <w:t xml:space="preserve"> </w:t>
      </w:r>
      <w:r w:rsidR="00923730" w:rsidRPr="00AC6EA5">
        <w:rPr>
          <w:rFonts w:hint="cs"/>
          <w:rtl/>
        </w:rPr>
        <w:t>و</w:t>
      </w:r>
      <w:r w:rsidR="00923730" w:rsidRPr="00AC6EA5">
        <w:rPr>
          <w:rtl/>
        </w:rPr>
        <w:t xml:space="preserve"> </w:t>
      </w:r>
      <w:r w:rsidR="00923730" w:rsidRPr="00AC6EA5">
        <w:rPr>
          <w:rFonts w:hint="cs"/>
          <w:rtl/>
        </w:rPr>
        <w:t>مسئولیت</w:t>
      </w:r>
      <w:r w:rsidR="00923730" w:rsidRPr="00AC6EA5">
        <w:rPr>
          <w:rtl/>
        </w:rPr>
        <w:t xml:space="preserve"> </w:t>
      </w:r>
      <w:r w:rsidR="00923730" w:rsidRPr="00AC6EA5">
        <w:rPr>
          <w:rFonts w:hint="cs"/>
          <w:rtl/>
        </w:rPr>
        <w:t>تجمیع</w:t>
      </w:r>
      <w:r w:rsidR="00923730" w:rsidRPr="00AC6EA5">
        <w:rPr>
          <w:rtl/>
        </w:rPr>
        <w:t xml:space="preserve"> </w:t>
      </w:r>
      <w:r w:rsidR="00923730" w:rsidRPr="00AC6EA5">
        <w:rPr>
          <w:rFonts w:hint="cs"/>
          <w:rtl/>
        </w:rPr>
        <w:t>و</w:t>
      </w:r>
      <w:r w:rsidR="00923730" w:rsidRPr="00AC6EA5">
        <w:rPr>
          <w:rtl/>
        </w:rPr>
        <w:t xml:space="preserve"> </w:t>
      </w:r>
      <w:r w:rsidR="00923730" w:rsidRPr="00AC6EA5">
        <w:rPr>
          <w:rFonts w:hint="cs"/>
          <w:rtl/>
        </w:rPr>
        <w:t>راهبری</w:t>
      </w:r>
      <w:r w:rsidR="00923730" w:rsidRPr="00AC6EA5">
        <w:rPr>
          <w:rtl/>
        </w:rPr>
        <w:t xml:space="preserve"> </w:t>
      </w:r>
      <w:r w:rsidR="00923730" w:rsidRPr="00AC6EA5">
        <w:rPr>
          <w:rFonts w:hint="cs"/>
          <w:rtl/>
        </w:rPr>
        <w:t>آن</w:t>
      </w:r>
      <w:r w:rsidR="00923730" w:rsidRPr="00AC6EA5">
        <w:rPr>
          <w:rtl/>
        </w:rPr>
        <w:t xml:space="preserve"> </w:t>
      </w:r>
      <w:r w:rsidR="00923730" w:rsidRPr="00AC6EA5">
        <w:rPr>
          <w:rFonts w:hint="cs"/>
          <w:rtl/>
        </w:rPr>
        <w:t>را</w:t>
      </w:r>
      <w:r w:rsidR="00923730" w:rsidRPr="00AC6EA5">
        <w:rPr>
          <w:rtl/>
        </w:rPr>
        <w:t xml:space="preserve"> </w:t>
      </w:r>
      <w:r w:rsidR="00923730" w:rsidRPr="00AC6EA5">
        <w:rPr>
          <w:rFonts w:hint="cs"/>
          <w:rtl/>
        </w:rPr>
        <w:t>بر</w:t>
      </w:r>
      <w:r w:rsidR="00923730" w:rsidRPr="00AC6EA5">
        <w:rPr>
          <w:rtl/>
        </w:rPr>
        <w:t xml:space="preserve"> </w:t>
      </w:r>
      <w:r w:rsidR="00923730" w:rsidRPr="00AC6EA5">
        <w:rPr>
          <w:rFonts w:hint="cs"/>
          <w:rtl/>
        </w:rPr>
        <w:t>عهده</w:t>
      </w:r>
      <w:r w:rsidR="00923730" w:rsidRPr="00AC6EA5">
        <w:rPr>
          <w:rtl/>
        </w:rPr>
        <w:t xml:space="preserve"> </w:t>
      </w:r>
      <w:r w:rsidR="00923730" w:rsidRPr="00AC6EA5">
        <w:rPr>
          <w:rFonts w:hint="cs"/>
          <w:rtl/>
        </w:rPr>
        <w:t>بانک</w:t>
      </w:r>
      <w:r w:rsidR="00923730" w:rsidRPr="00AC6EA5">
        <w:rPr>
          <w:rtl/>
        </w:rPr>
        <w:t xml:space="preserve"> </w:t>
      </w:r>
      <w:r w:rsidR="00923730" w:rsidRPr="00AC6EA5">
        <w:rPr>
          <w:rFonts w:hint="cs"/>
          <w:rtl/>
        </w:rPr>
        <w:t>مرکزی</w:t>
      </w:r>
      <w:r w:rsidR="00923730" w:rsidRPr="00AC6EA5">
        <w:rPr>
          <w:rtl/>
        </w:rPr>
        <w:t xml:space="preserve"> </w:t>
      </w:r>
      <w:r w:rsidR="00923730" w:rsidRPr="00AC6EA5">
        <w:rPr>
          <w:rFonts w:hint="cs"/>
          <w:rtl/>
        </w:rPr>
        <w:t>قرار</w:t>
      </w:r>
      <w:r w:rsidR="00923730" w:rsidRPr="00AC6EA5">
        <w:rPr>
          <w:rtl/>
        </w:rPr>
        <w:t xml:space="preserve"> </w:t>
      </w:r>
      <w:r w:rsidR="00923730" w:rsidRPr="00AC6EA5">
        <w:rPr>
          <w:rFonts w:hint="cs"/>
          <w:rtl/>
        </w:rPr>
        <w:t>داده</w:t>
      </w:r>
      <w:r w:rsidR="00923730" w:rsidRPr="00AC6EA5">
        <w:rPr>
          <w:rtl/>
        </w:rPr>
        <w:t xml:space="preserve"> </w:t>
      </w:r>
      <w:r w:rsidR="00923730" w:rsidRPr="00AC6EA5">
        <w:rPr>
          <w:rFonts w:hint="cs"/>
          <w:rtl/>
        </w:rPr>
        <w:t>است</w:t>
      </w:r>
      <w:r w:rsidR="008708DF">
        <w:rPr>
          <w:rFonts w:hint="cs"/>
          <w:rtl/>
        </w:rPr>
        <w:t xml:space="preserve"> و با </w:t>
      </w:r>
      <w:r w:rsidR="008708DF" w:rsidRPr="00AC6EA5">
        <w:rPr>
          <w:rFonts w:hint="cs"/>
          <w:rtl/>
        </w:rPr>
        <w:t>تعریف</w:t>
      </w:r>
      <w:r w:rsidR="008708DF" w:rsidRPr="00AC6EA5">
        <w:rPr>
          <w:rtl/>
        </w:rPr>
        <w:t xml:space="preserve"> </w:t>
      </w:r>
      <w:r w:rsidR="008708DF" w:rsidRPr="00AC6EA5">
        <w:rPr>
          <w:rFonts w:hint="cs"/>
          <w:rtl/>
        </w:rPr>
        <w:t>دقیق‌تر</w:t>
      </w:r>
      <w:r w:rsidR="008708DF" w:rsidRPr="00AC6EA5">
        <w:rPr>
          <w:rtl/>
        </w:rPr>
        <w:t xml:space="preserve"> </w:t>
      </w:r>
      <w:r w:rsidR="008708DF" w:rsidRPr="00AC6EA5">
        <w:rPr>
          <w:rFonts w:hint="cs"/>
          <w:rtl/>
        </w:rPr>
        <w:t>اهلیت</w:t>
      </w:r>
      <w:r w:rsidR="008708DF" w:rsidRPr="00AC6EA5">
        <w:rPr>
          <w:rtl/>
        </w:rPr>
        <w:t xml:space="preserve"> </w:t>
      </w:r>
      <w:r w:rsidR="008708DF" w:rsidRPr="00AC6EA5">
        <w:rPr>
          <w:rFonts w:hint="cs"/>
          <w:rtl/>
        </w:rPr>
        <w:t>و</w:t>
      </w:r>
      <w:r w:rsidR="008708DF" w:rsidRPr="00AC6EA5">
        <w:rPr>
          <w:rtl/>
        </w:rPr>
        <w:t xml:space="preserve"> </w:t>
      </w:r>
      <w:r w:rsidR="008708DF" w:rsidRPr="00AC6EA5">
        <w:rPr>
          <w:rFonts w:hint="cs"/>
          <w:rtl/>
        </w:rPr>
        <w:t>امتیاز</w:t>
      </w:r>
      <w:r w:rsidR="008708DF" w:rsidRPr="00AC6EA5">
        <w:rPr>
          <w:rtl/>
        </w:rPr>
        <w:t xml:space="preserve"> </w:t>
      </w:r>
      <w:r w:rsidR="008708DF" w:rsidRPr="00AC6EA5">
        <w:rPr>
          <w:rFonts w:hint="cs"/>
          <w:rtl/>
        </w:rPr>
        <w:t>اعتباری</w:t>
      </w:r>
      <w:r w:rsidR="008708DF">
        <w:rPr>
          <w:rFonts w:hint="cs"/>
          <w:rtl/>
        </w:rPr>
        <w:t xml:space="preserve">، </w:t>
      </w:r>
      <w:r w:rsidR="00923730" w:rsidRPr="00AC6EA5">
        <w:rPr>
          <w:rFonts w:hint="cs"/>
          <w:rtl/>
        </w:rPr>
        <w:t>مفهوم</w:t>
      </w:r>
      <w:r w:rsidR="00923730" w:rsidRPr="00AC6EA5">
        <w:rPr>
          <w:rtl/>
        </w:rPr>
        <w:t xml:space="preserve"> </w:t>
      </w:r>
      <w:r w:rsidR="00923730" w:rsidRPr="00AC6EA5">
        <w:rPr>
          <w:rFonts w:hint="cs"/>
          <w:rtl/>
        </w:rPr>
        <w:t>امتیاز</w:t>
      </w:r>
      <w:r w:rsidR="00923730" w:rsidRPr="00AC6EA5">
        <w:rPr>
          <w:rtl/>
        </w:rPr>
        <w:t xml:space="preserve"> </w:t>
      </w:r>
      <w:r w:rsidR="00923730" w:rsidRPr="00AC6EA5">
        <w:rPr>
          <w:rFonts w:hint="cs"/>
          <w:rtl/>
        </w:rPr>
        <w:t>اعتباری</w:t>
      </w:r>
      <w:r w:rsidR="00923730" w:rsidRPr="00AC6EA5">
        <w:rPr>
          <w:rtl/>
        </w:rPr>
        <w:t xml:space="preserve"> </w:t>
      </w:r>
      <w:r w:rsidR="00923730" w:rsidRPr="00AC6EA5">
        <w:rPr>
          <w:rFonts w:hint="cs"/>
          <w:rtl/>
        </w:rPr>
        <w:t>به</w:t>
      </w:r>
      <w:r w:rsidR="00923730" w:rsidRPr="00AC6EA5">
        <w:rPr>
          <w:rtl/>
        </w:rPr>
        <w:t xml:space="preserve"> </w:t>
      </w:r>
      <w:r w:rsidR="00923730" w:rsidRPr="00AC6EA5">
        <w:rPr>
          <w:rFonts w:hint="cs"/>
          <w:rtl/>
        </w:rPr>
        <w:t>عنوان</w:t>
      </w:r>
      <w:r w:rsidR="00923730" w:rsidRPr="00AC6EA5">
        <w:rPr>
          <w:rtl/>
        </w:rPr>
        <w:t xml:space="preserve"> </w:t>
      </w:r>
      <w:r w:rsidR="00923730" w:rsidRPr="00AC6EA5">
        <w:rPr>
          <w:rFonts w:hint="cs"/>
          <w:rtl/>
        </w:rPr>
        <w:t>شاخصی</w:t>
      </w:r>
      <w:r w:rsidR="00923730" w:rsidRPr="00AC6EA5">
        <w:rPr>
          <w:rtl/>
        </w:rPr>
        <w:t xml:space="preserve"> </w:t>
      </w:r>
      <w:r w:rsidR="00923730" w:rsidRPr="00AC6EA5">
        <w:rPr>
          <w:rFonts w:hint="cs"/>
          <w:rtl/>
        </w:rPr>
        <w:t>کمی</w:t>
      </w:r>
      <w:r w:rsidR="00923730" w:rsidRPr="00AC6EA5">
        <w:rPr>
          <w:rtl/>
        </w:rPr>
        <w:t xml:space="preserve"> </w:t>
      </w:r>
      <w:r w:rsidR="00923730" w:rsidRPr="00AC6EA5">
        <w:rPr>
          <w:rFonts w:hint="cs"/>
          <w:rtl/>
        </w:rPr>
        <w:t>برای</w:t>
      </w:r>
      <w:r w:rsidR="00923730" w:rsidRPr="00AC6EA5">
        <w:rPr>
          <w:rtl/>
        </w:rPr>
        <w:t xml:space="preserve"> </w:t>
      </w:r>
      <w:r w:rsidR="00923730" w:rsidRPr="00AC6EA5">
        <w:rPr>
          <w:rFonts w:hint="cs"/>
          <w:rtl/>
        </w:rPr>
        <w:t>احتمال</w:t>
      </w:r>
      <w:r w:rsidR="00923730" w:rsidRPr="00AC6EA5">
        <w:rPr>
          <w:rtl/>
        </w:rPr>
        <w:t xml:space="preserve"> </w:t>
      </w:r>
      <w:r w:rsidR="00923730" w:rsidRPr="00AC6EA5">
        <w:rPr>
          <w:rFonts w:hint="cs"/>
          <w:rtl/>
        </w:rPr>
        <w:t>نکول،</w:t>
      </w:r>
      <w:r w:rsidR="00923730" w:rsidRPr="00AC6EA5">
        <w:rPr>
          <w:rtl/>
        </w:rPr>
        <w:t xml:space="preserve"> </w:t>
      </w:r>
      <w:r w:rsidR="00923730" w:rsidRPr="00AC6EA5">
        <w:rPr>
          <w:rFonts w:hint="cs"/>
          <w:rtl/>
        </w:rPr>
        <w:t>به</w:t>
      </w:r>
      <w:r w:rsidR="00923730" w:rsidRPr="00AC6EA5">
        <w:rPr>
          <w:rtl/>
        </w:rPr>
        <w:t xml:space="preserve"> </w:t>
      </w:r>
      <w:r w:rsidR="00923730" w:rsidRPr="00AC6EA5">
        <w:rPr>
          <w:rFonts w:hint="cs"/>
          <w:rtl/>
        </w:rPr>
        <w:t>صورت</w:t>
      </w:r>
      <w:r w:rsidR="00923730" w:rsidRPr="00AC6EA5">
        <w:rPr>
          <w:rtl/>
        </w:rPr>
        <w:t xml:space="preserve"> </w:t>
      </w:r>
      <w:r w:rsidR="00923730" w:rsidRPr="00AC6EA5">
        <w:rPr>
          <w:rFonts w:hint="cs"/>
          <w:rtl/>
        </w:rPr>
        <w:t>مشخص‌تر</w:t>
      </w:r>
      <w:r w:rsidR="00923730" w:rsidRPr="00AC6EA5">
        <w:rPr>
          <w:rtl/>
        </w:rPr>
        <w:t xml:space="preserve"> </w:t>
      </w:r>
      <w:r w:rsidR="00923730" w:rsidRPr="00AC6EA5">
        <w:rPr>
          <w:rFonts w:hint="cs"/>
          <w:rtl/>
        </w:rPr>
        <w:t>تعریف</w:t>
      </w:r>
      <w:r w:rsidR="00923730" w:rsidRPr="00AC6EA5">
        <w:rPr>
          <w:rtl/>
        </w:rPr>
        <w:t xml:space="preserve"> </w:t>
      </w:r>
      <w:r w:rsidR="00923730" w:rsidRPr="00AC6EA5">
        <w:rPr>
          <w:rFonts w:hint="cs"/>
          <w:rtl/>
        </w:rPr>
        <w:t>شده</w:t>
      </w:r>
      <w:r w:rsidR="00923730" w:rsidRPr="00AC6EA5">
        <w:rPr>
          <w:rtl/>
        </w:rPr>
        <w:t xml:space="preserve"> </w:t>
      </w:r>
      <w:r w:rsidR="00923730" w:rsidRPr="00AC6EA5">
        <w:rPr>
          <w:rFonts w:hint="cs"/>
          <w:rtl/>
        </w:rPr>
        <w:t>است</w:t>
      </w:r>
      <w:r w:rsidR="00923730" w:rsidRPr="00AC6EA5">
        <w:rPr>
          <w:rtl/>
        </w:rPr>
        <w:t>.</w:t>
      </w:r>
      <w:r w:rsidR="008708DF">
        <w:rPr>
          <w:rFonts w:hint="cs"/>
          <w:rtl/>
        </w:rPr>
        <w:t xml:space="preserve"> مطابق آیین‌نامه جدید</w:t>
      </w:r>
      <w:r w:rsidR="00923730" w:rsidRPr="00AC6EA5">
        <w:rPr>
          <w:rtl/>
        </w:rPr>
        <w:t xml:space="preserve"> </w:t>
      </w:r>
      <w:r w:rsidR="00923730" w:rsidRPr="00AC6EA5">
        <w:rPr>
          <w:rFonts w:hint="cs"/>
          <w:rtl/>
        </w:rPr>
        <w:t>شرکت‌های</w:t>
      </w:r>
      <w:r w:rsidR="00923730" w:rsidRPr="00AC6EA5">
        <w:rPr>
          <w:rtl/>
        </w:rPr>
        <w:t xml:space="preserve"> </w:t>
      </w:r>
      <w:r w:rsidR="00923730" w:rsidRPr="00AC6EA5">
        <w:rPr>
          <w:rFonts w:hint="cs"/>
          <w:rtl/>
        </w:rPr>
        <w:t>اعتبارسنجی</w:t>
      </w:r>
      <w:r w:rsidR="00923730" w:rsidRPr="00AC6EA5">
        <w:rPr>
          <w:rtl/>
        </w:rPr>
        <w:t xml:space="preserve"> </w:t>
      </w:r>
      <w:r w:rsidR="00923730" w:rsidRPr="00AC6EA5">
        <w:rPr>
          <w:rFonts w:hint="cs"/>
          <w:rtl/>
        </w:rPr>
        <w:t>موظف</w:t>
      </w:r>
      <w:r w:rsidR="00923730" w:rsidRPr="00AC6EA5">
        <w:rPr>
          <w:rtl/>
        </w:rPr>
        <w:t xml:space="preserve"> </w:t>
      </w:r>
      <w:r w:rsidR="00923730" w:rsidRPr="00AC6EA5">
        <w:rPr>
          <w:rFonts w:hint="cs"/>
          <w:rtl/>
        </w:rPr>
        <w:t>شده‌اند</w:t>
      </w:r>
      <w:r w:rsidR="00923730" w:rsidRPr="00AC6EA5">
        <w:rPr>
          <w:rtl/>
        </w:rPr>
        <w:t xml:space="preserve"> </w:t>
      </w:r>
      <w:r w:rsidR="00923730" w:rsidRPr="00AC6EA5">
        <w:rPr>
          <w:rFonts w:hint="cs"/>
          <w:rtl/>
        </w:rPr>
        <w:t>نرم‌افزارها</w:t>
      </w:r>
      <w:r w:rsidR="00923730" w:rsidRPr="00AC6EA5">
        <w:rPr>
          <w:rtl/>
        </w:rPr>
        <w:t xml:space="preserve"> </w:t>
      </w:r>
      <w:r w:rsidR="00923730" w:rsidRPr="00AC6EA5">
        <w:rPr>
          <w:rFonts w:hint="cs"/>
          <w:rtl/>
        </w:rPr>
        <w:t>و</w:t>
      </w:r>
      <w:r w:rsidR="00923730" w:rsidRPr="00AC6EA5">
        <w:rPr>
          <w:rtl/>
        </w:rPr>
        <w:t xml:space="preserve"> </w:t>
      </w:r>
      <w:r w:rsidR="00923730" w:rsidRPr="00AC6EA5">
        <w:rPr>
          <w:rFonts w:hint="cs"/>
          <w:rtl/>
        </w:rPr>
        <w:t>الگوهای</w:t>
      </w:r>
      <w:r w:rsidR="00923730" w:rsidRPr="00AC6EA5">
        <w:rPr>
          <w:rtl/>
        </w:rPr>
        <w:t xml:space="preserve"> </w:t>
      </w:r>
      <w:r w:rsidR="00923730" w:rsidRPr="00AC6EA5">
        <w:rPr>
          <w:rFonts w:hint="cs"/>
          <w:rtl/>
        </w:rPr>
        <w:t>مورد</w:t>
      </w:r>
      <w:r w:rsidR="00923730" w:rsidRPr="00AC6EA5">
        <w:rPr>
          <w:rtl/>
        </w:rPr>
        <w:t xml:space="preserve"> </w:t>
      </w:r>
      <w:r w:rsidR="00923730" w:rsidRPr="00AC6EA5">
        <w:rPr>
          <w:rFonts w:hint="cs"/>
          <w:rtl/>
        </w:rPr>
        <w:t>استفاده</w:t>
      </w:r>
      <w:r w:rsidR="00923730" w:rsidRPr="00AC6EA5">
        <w:rPr>
          <w:rtl/>
        </w:rPr>
        <w:t xml:space="preserve"> </w:t>
      </w:r>
      <w:r w:rsidR="00923730" w:rsidRPr="00AC6EA5">
        <w:rPr>
          <w:rFonts w:hint="cs"/>
          <w:rtl/>
        </w:rPr>
        <w:t>خود</w:t>
      </w:r>
      <w:r w:rsidR="00923730" w:rsidRPr="00AC6EA5">
        <w:rPr>
          <w:rtl/>
        </w:rPr>
        <w:t xml:space="preserve"> </w:t>
      </w:r>
      <w:r w:rsidR="00923730" w:rsidRPr="00AC6EA5">
        <w:rPr>
          <w:rFonts w:hint="cs"/>
          <w:rtl/>
        </w:rPr>
        <w:t>را</w:t>
      </w:r>
      <w:r w:rsidR="00923730" w:rsidRPr="00AC6EA5">
        <w:rPr>
          <w:rtl/>
        </w:rPr>
        <w:t xml:space="preserve"> </w:t>
      </w:r>
      <w:r w:rsidR="00923730" w:rsidRPr="00AC6EA5">
        <w:rPr>
          <w:rFonts w:hint="cs"/>
          <w:rtl/>
        </w:rPr>
        <w:t>بومی‌سازی</w:t>
      </w:r>
      <w:r w:rsidR="00923730" w:rsidRPr="00AC6EA5">
        <w:rPr>
          <w:rtl/>
        </w:rPr>
        <w:t xml:space="preserve"> </w:t>
      </w:r>
      <w:r w:rsidR="00923730" w:rsidRPr="00AC6EA5">
        <w:rPr>
          <w:rFonts w:hint="cs"/>
          <w:rtl/>
        </w:rPr>
        <w:t>نمایند</w:t>
      </w:r>
      <w:r w:rsidR="00923730" w:rsidRPr="00AC6EA5">
        <w:rPr>
          <w:rtl/>
        </w:rPr>
        <w:t>.</w:t>
      </w:r>
    </w:p>
    <w:p w14:paraId="242DB091" w14:textId="6D5E3787" w:rsidR="008708DF" w:rsidRDefault="008708DF" w:rsidP="00923730">
      <w:pPr>
        <w:jc w:val="both"/>
        <w:rPr>
          <w:rtl/>
        </w:rPr>
      </w:pPr>
      <w:r>
        <w:rPr>
          <w:rFonts w:hint="cs"/>
          <w:rtl/>
        </w:rPr>
        <w:t xml:space="preserve">در ادامه، </w:t>
      </w:r>
      <w:r w:rsidRPr="008708DF">
        <w:rPr>
          <w:rFonts w:hint="cs"/>
          <w:rtl/>
        </w:rPr>
        <w:t>جدول</w:t>
      </w:r>
      <w:r w:rsidRPr="008708DF">
        <w:rPr>
          <w:rtl/>
        </w:rPr>
        <w:t xml:space="preserve"> </w:t>
      </w:r>
      <w:r w:rsidRPr="008708DF">
        <w:rPr>
          <w:rFonts w:hint="cs"/>
          <w:rtl/>
        </w:rPr>
        <w:t>تطبیقی</w:t>
      </w:r>
      <w:r w:rsidRPr="008708DF">
        <w:rPr>
          <w:rtl/>
        </w:rPr>
        <w:t xml:space="preserve"> </w:t>
      </w:r>
      <w:r w:rsidRPr="008708DF">
        <w:rPr>
          <w:rFonts w:hint="cs"/>
          <w:rtl/>
        </w:rPr>
        <w:t>آیین‌نامه</w:t>
      </w:r>
      <w:r w:rsidRPr="008708DF">
        <w:rPr>
          <w:rtl/>
        </w:rPr>
        <w:t xml:space="preserve"> </w:t>
      </w:r>
      <w:r w:rsidRPr="008708DF">
        <w:rPr>
          <w:rFonts w:hint="cs"/>
          <w:rtl/>
        </w:rPr>
        <w:t>نظام</w:t>
      </w:r>
      <w:r w:rsidRPr="008708DF">
        <w:rPr>
          <w:rtl/>
        </w:rPr>
        <w:t xml:space="preserve"> </w:t>
      </w:r>
      <w:r w:rsidRPr="008708DF">
        <w:rPr>
          <w:rFonts w:hint="cs"/>
          <w:rtl/>
        </w:rPr>
        <w:t>سنجش</w:t>
      </w:r>
      <w:r w:rsidRPr="008708DF">
        <w:rPr>
          <w:rtl/>
        </w:rPr>
        <w:t xml:space="preserve"> </w:t>
      </w:r>
      <w:r w:rsidRPr="008708DF">
        <w:rPr>
          <w:rFonts w:hint="cs"/>
          <w:rtl/>
        </w:rPr>
        <w:t>اعتبار</w:t>
      </w:r>
      <w:r>
        <w:rPr>
          <w:rFonts w:hint="cs"/>
          <w:rtl/>
        </w:rPr>
        <w:t>، جزئیات اطلاحات صورت گفته را ارائه می‌نماید.</w:t>
      </w:r>
    </w:p>
    <w:tbl>
      <w:tblPr>
        <w:tblStyle w:val="PlainTable1"/>
        <w:bidiVisual/>
        <w:tblW w:w="5000" w:type="pct"/>
        <w:tblLook w:val="04A0" w:firstRow="1" w:lastRow="0" w:firstColumn="1" w:lastColumn="0" w:noHBand="0" w:noVBand="1"/>
      </w:tblPr>
      <w:tblGrid>
        <w:gridCol w:w="2156"/>
        <w:gridCol w:w="2240"/>
        <w:gridCol w:w="3409"/>
        <w:gridCol w:w="1545"/>
      </w:tblGrid>
      <w:tr w:rsidR="008708DF" w:rsidRPr="008708DF" w14:paraId="37FF9223" w14:textId="77777777" w:rsidTr="008708DF">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153" w:type="pct"/>
            <w:hideMark/>
          </w:tcPr>
          <w:p w14:paraId="25998A7C" w14:textId="77777777" w:rsidR="008708DF" w:rsidRPr="008708DF" w:rsidRDefault="008708DF" w:rsidP="008708DF">
            <w:pPr>
              <w:jc w:val="center"/>
              <w:rPr>
                <w:rFonts w:ascii="Arial" w:eastAsia="Times New Roman" w:hAnsi="Arial" w:cs="B Nazanin"/>
                <w:color w:val="000000"/>
                <w:kern w:val="0"/>
                <w:sz w:val="18"/>
                <w:szCs w:val="18"/>
                <w14:ligatures w14:val="none"/>
              </w:rPr>
            </w:pPr>
            <w:r w:rsidRPr="008708DF">
              <w:rPr>
                <w:rFonts w:ascii="Arial" w:eastAsia="Times New Roman" w:hAnsi="Arial" w:cs="B Nazanin" w:hint="cs"/>
                <w:color w:val="000000"/>
                <w:kern w:val="0"/>
                <w:sz w:val="18"/>
                <w:szCs w:val="18"/>
                <w:rtl/>
                <w14:ligatures w14:val="none"/>
              </w:rPr>
              <w:t>محور مقایسه</w:t>
            </w:r>
          </w:p>
        </w:tc>
        <w:tc>
          <w:tcPr>
            <w:tcW w:w="1198" w:type="pct"/>
            <w:hideMark/>
          </w:tcPr>
          <w:p w14:paraId="0E62711F" w14:textId="77777777" w:rsidR="008708DF" w:rsidRPr="008708DF" w:rsidRDefault="008708DF" w:rsidP="008708DF">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آیین‌نامه </w:t>
            </w:r>
            <w:r w:rsidRPr="008708DF">
              <w:rPr>
                <w:rFonts w:ascii="Arial" w:eastAsia="Times New Roman" w:hAnsi="Arial" w:cs="B Nazanin" w:hint="cs"/>
                <w:color w:val="000000"/>
                <w:kern w:val="0"/>
                <w:sz w:val="18"/>
                <w:szCs w:val="18"/>
                <w:rtl/>
                <w:lang w:bidi="fa-IR"/>
                <w14:ligatures w14:val="none"/>
              </w:rPr>
              <w:t>۱۳۸۶</w:t>
            </w:r>
          </w:p>
        </w:tc>
        <w:tc>
          <w:tcPr>
            <w:tcW w:w="1823" w:type="pct"/>
            <w:hideMark/>
          </w:tcPr>
          <w:p w14:paraId="719A5CF8" w14:textId="77777777" w:rsidR="008708DF" w:rsidRPr="008708DF" w:rsidRDefault="008708DF" w:rsidP="008708DF">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آیین‌نامه </w:t>
            </w:r>
            <w:r w:rsidRPr="008708DF">
              <w:rPr>
                <w:rFonts w:ascii="Arial" w:eastAsia="Times New Roman" w:hAnsi="Arial" w:cs="B Nazanin" w:hint="cs"/>
                <w:color w:val="000000"/>
                <w:kern w:val="0"/>
                <w:sz w:val="18"/>
                <w:szCs w:val="18"/>
                <w:rtl/>
                <w:lang w:bidi="fa-IR"/>
                <w14:ligatures w14:val="none"/>
              </w:rPr>
              <w:t>۱۳۹۸</w:t>
            </w:r>
          </w:p>
        </w:tc>
        <w:tc>
          <w:tcPr>
            <w:tcW w:w="826" w:type="pct"/>
            <w:hideMark/>
          </w:tcPr>
          <w:p w14:paraId="49ED8476" w14:textId="77777777" w:rsidR="008708DF" w:rsidRPr="008708DF" w:rsidRDefault="008708DF" w:rsidP="008708DF">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تفاوت کلیدی</w:t>
            </w:r>
          </w:p>
        </w:tc>
      </w:tr>
      <w:tr w:rsidR="008708DF" w:rsidRPr="008708DF" w14:paraId="63F61A4F" w14:textId="77777777" w:rsidTr="008708D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153" w:type="pct"/>
            <w:hideMark/>
          </w:tcPr>
          <w:p w14:paraId="4053D20B"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نهادهای پیشنهاددهنده</w:t>
            </w:r>
          </w:p>
        </w:tc>
        <w:tc>
          <w:tcPr>
            <w:tcW w:w="1198" w:type="pct"/>
            <w:hideMark/>
          </w:tcPr>
          <w:p w14:paraId="6AADBD18"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وزارت اقتصاد + بانک مرکزی</w:t>
            </w:r>
          </w:p>
        </w:tc>
        <w:tc>
          <w:tcPr>
            <w:tcW w:w="1823" w:type="pct"/>
            <w:hideMark/>
          </w:tcPr>
          <w:p w14:paraId="263C3E67"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وزارت اقتصاد + بانک مرکزی با هماهنگی </w:t>
            </w:r>
            <w:r w:rsidRPr="008708DF">
              <w:rPr>
                <w:rFonts w:ascii="Arial" w:eastAsia="Times New Roman" w:hAnsi="Arial" w:cs="B Nazanin" w:hint="cs"/>
                <w:color w:val="000000"/>
                <w:kern w:val="0"/>
                <w:sz w:val="18"/>
                <w:szCs w:val="18"/>
                <w:rtl/>
                <w:lang w:bidi="fa-IR"/>
                <w14:ligatures w14:val="none"/>
              </w:rPr>
              <w:t>۹</w:t>
            </w:r>
            <w:r w:rsidRPr="008708DF">
              <w:rPr>
                <w:rFonts w:ascii="Arial" w:eastAsia="Times New Roman" w:hAnsi="Arial" w:cs="B Nazanin" w:hint="cs"/>
                <w:color w:val="000000"/>
                <w:kern w:val="0"/>
                <w:sz w:val="18"/>
                <w:szCs w:val="18"/>
                <w:rtl/>
                <w14:ligatures w14:val="none"/>
              </w:rPr>
              <w:t xml:space="preserve"> وزارتخانه و سازمان برنامه</w:t>
            </w:r>
          </w:p>
        </w:tc>
        <w:tc>
          <w:tcPr>
            <w:tcW w:w="826" w:type="pct"/>
            <w:hideMark/>
          </w:tcPr>
          <w:p w14:paraId="7032B27B"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گسترش مشارکت نهادی</w:t>
            </w:r>
          </w:p>
        </w:tc>
      </w:tr>
      <w:tr w:rsidR="008708DF" w:rsidRPr="008708DF" w14:paraId="79272CE5" w14:textId="77777777" w:rsidTr="008708DF">
        <w:trPr>
          <w:trHeight w:val="746"/>
        </w:trPr>
        <w:tc>
          <w:tcPr>
            <w:cnfStyle w:val="001000000000" w:firstRow="0" w:lastRow="0" w:firstColumn="1" w:lastColumn="0" w:oddVBand="0" w:evenVBand="0" w:oddHBand="0" w:evenHBand="0" w:firstRowFirstColumn="0" w:firstRowLastColumn="0" w:lastRowFirstColumn="0" w:lastRowLastColumn="0"/>
            <w:tcW w:w="1153" w:type="pct"/>
            <w:hideMark/>
          </w:tcPr>
          <w:p w14:paraId="735C2BD4"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ترکیب شورای سنجش اعتبار</w:t>
            </w:r>
          </w:p>
        </w:tc>
        <w:tc>
          <w:tcPr>
            <w:tcW w:w="1198" w:type="pct"/>
            <w:hideMark/>
          </w:tcPr>
          <w:p w14:paraId="320A49C5"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وزرای اقتصاد، دادگستری، اطلاعات + رئیس کل بانک مرکزی + معاونت برنامه‌ریزی ریاست‌جمهوری</w:t>
            </w:r>
          </w:p>
        </w:tc>
        <w:tc>
          <w:tcPr>
            <w:tcW w:w="1823" w:type="pct"/>
            <w:hideMark/>
          </w:tcPr>
          <w:p w14:paraId="4FBCD7D1"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قائم مقام بانک مرکزی (رئیس شورا) + معاونان </w:t>
            </w:r>
            <w:r w:rsidRPr="008708DF">
              <w:rPr>
                <w:rFonts w:ascii="Arial" w:eastAsia="Times New Roman" w:hAnsi="Arial" w:cs="B Nazanin" w:hint="cs"/>
                <w:color w:val="000000"/>
                <w:kern w:val="0"/>
                <w:sz w:val="18"/>
                <w:szCs w:val="18"/>
                <w:rtl/>
                <w:lang w:bidi="fa-IR"/>
                <w14:ligatures w14:val="none"/>
              </w:rPr>
              <w:t>۹</w:t>
            </w:r>
            <w:r w:rsidRPr="008708DF">
              <w:rPr>
                <w:rFonts w:ascii="Arial" w:eastAsia="Times New Roman" w:hAnsi="Arial" w:cs="B Nazanin" w:hint="cs"/>
                <w:color w:val="000000"/>
                <w:kern w:val="0"/>
                <w:sz w:val="18"/>
                <w:szCs w:val="18"/>
                <w:rtl/>
                <w14:ligatures w14:val="none"/>
              </w:rPr>
              <w:t xml:space="preserve"> وزارتخانه + معاون دادستان کل کشور</w:t>
            </w:r>
          </w:p>
        </w:tc>
        <w:tc>
          <w:tcPr>
            <w:tcW w:w="826" w:type="pct"/>
            <w:hideMark/>
          </w:tcPr>
          <w:p w14:paraId="1AB0512F"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ترکیب متنوع‌تر و تخصصی‌تر</w:t>
            </w:r>
          </w:p>
        </w:tc>
      </w:tr>
      <w:tr w:rsidR="008708DF" w:rsidRPr="008708DF" w14:paraId="36E7F0BF" w14:textId="77777777" w:rsidTr="008708D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153" w:type="pct"/>
            <w:hideMark/>
          </w:tcPr>
          <w:p w14:paraId="6EF24F90"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حداقل سرمایه شرکت اعتبارسنجی</w:t>
            </w:r>
          </w:p>
        </w:tc>
        <w:tc>
          <w:tcPr>
            <w:tcW w:w="1198" w:type="pct"/>
            <w:hideMark/>
          </w:tcPr>
          <w:p w14:paraId="60E3499C"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lang w:bidi="fa-IR"/>
                <w14:ligatures w14:val="none"/>
              </w:rPr>
              <w:t>۵۰</w:t>
            </w:r>
            <w:r w:rsidRPr="008708DF">
              <w:rPr>
                <w:rFonts w:ascii="Arial" w:eastAsia="Times New Roman" w:hAnsi="Arial" w:cs="B Nazanin" w:hint="cs"/>
                <w:color w:val="000000"/>
                <w:kern w:val="0"/>
                <w:sz w:val="18"/>
                <w:szCs w:val="18"/>
                <w:rtl/>
                <w14:ligatures w14:val="none"/>
              </w:rPr>
              <w:t xml:space="preserve"> میلیارد ریال</w:t>
            </w:r>
          </w:p>
        </w:tc>
        <w:tc>
          <w:tcPr>
            <w:tcW w:w="1823" w:type="pct"/>
            <w:hideMark/>
          </w:tcPr>
          <w:p w14:paraId="0A8BE115"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lang w:bidi="fa-IR"/>
                <w14:ligatures w14:val="none"/>
              </w:rPr>
              <w:t>۵۰۰</w:t>
            </w:r>
            <w:r w:rsidRPr="008708DF">
              <w:rPr>
                <w:rFonts w:ascii="Arial" w:eastAsia="Times New Roman" w:hAnsi="Arial" w:cs="B Nazanin" w:hint="cs"/>
                <w:color w:val="000000"/>
                <w:kern w:val="0"/>
                <w:sz w:val="18"/>
                <w:szCs w:val="18"/>
                <w:rtl/>
                <w14:ligatures w14:val="none"/>
              </w:rPr>
              <w:t xml:space="preserve"> میلیارد ریال</w:t>
            </w:r>
          </w:p>
        </w:tc>
        <w:tc>
          <w:tcPr>
            <w:tcW w:w="826" w:type="pct"/>
            <w:hideMark/>
          </w:tcPr>
          <w:p w14:paraId="33469C53"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lang w:bidi="fa-IR"/>
                <w14:ligatures w14:val="none"/>
              </w:rPr>
              <w:t>۱۰</w:t>
            </w:r>
            <w:r w:rsidRPr="008708DF">
              <w:rPr>
                <w:rFonts w:ascii="Arial" w:eastAsia="Times New Roman" w:hAnsi="Arial" w:cs="B Nazanin" w:hint="cs"/>
                <w:color w:val="000000"/>
                <w:kern w:val="0"/>
                <w:sz w:val="18"/>
                <w:szCs w:val="18"/>
                <w:rtl/>
                <w14:ligatures w14:val="none"/>
              </w:rPr>
              <w:t xml:space="preserve"> برابر افزایش</w:t>
            </w:r>
          </w:p>
        </w:tc>
      </w:tr>
      <w:tr w:rsidR="008708DF" w:rsidRPr="008708DF" w14:paraId="5DB55797" w14:textId="77777777" w:rsidTr="008708DF">
        <w:trPr>
          <w:trHeight w:val="359"/>
        </w:trPr>
        <w:tc>
          <w:tcPr>
            <w:cnfStyle w:val="001000000000" w:firstRow="0" w:lastRow="0" w:firstColumn="1" w:lastColumn="0" w:oddVBand="0" w:evenVBand="0" w:oddHBand="0" w:evenHBand="0" w:firstRowFirstColumn="0" w:firstRowLastColumn="0" w:lastRowFirstColumn="0" w:lastRowLastColumn="0"/>
            <w:tcW w:w="1153" w:type="pct"/>
            <w:hideMark/>
          </w:tcPr>
          <w:p w14:paraId="7B0BABFF"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نوع شرکت</w:t>
            </w:r>
          </w:p>
        </w:tc>
        <w:tc>
          <w:tcPr>
            <w:tcW w:w="1198" w:type="pct"/>
            <w:hideMark/>
          </w:tcPr>
          <w:p w14:paraId="09D242F6"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با مشارکت مؤسسات اعتباری و بیمه</w:t>
            </w:r>
          </w:p>
        </w:tc>
        <w:tc>
          <w:tcPr>
            <w:tcW w:w="1823" w:type="pct"/>
            <w:hideMark/>
          </w:tcPr>
          <w:p w14:paraId="625F8B71"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صرفاً شرکت سهامی غیردولتی با مجوز بانک مرکزی</w:t>
            </w:r>
          </w:p>
        </w:tc>
        <w:tc>
          <w:tcPr>
            <w:tcW w:w="826" w:type="pct"/>
            <w:hideMark/>
          </w:tcPr>
          <w:p w14:paraId="0675511C"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ساختار یکپارچه‌تر و خصوصی‌تر</w:t>
            </w:r>
          </w:p>
        </w:tc>
      </w:tr>
      <w:tr w:rsidR="008708DF" w:rsidRPr="008708DF" w14:paraId="441CA082" w14:textId="77777777" w:rsidTr="008708DF">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153" w:type="pct"/>
            <w:hideMark/>
          </w:tcPr>
          <w:p w14:paraId="10EE3372"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lastRenderedPageBreak/>
              <w:t>دامنه تعاریف</w:t>
            </w:r>
          </w:p>
        </w:tc>
        <w:tc>
          <w:tcPr>
            <w:tcW w:w="1198" w:type="pct"/>
            <w:hideMark/>
          </w:tcPr>
          <w:p w14:paraId="1D384BFF"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محدود به اشخاص، استفاده‌کنندگان، بانک مرکزی و شورا</w:t>
            </w:r>
          </w:p>
        </w:tc>
        <w:tc>
          <w:tcPr>
            <w:tcW w:w="1823" w:type="pct"/>
            <w:hideMark/>
          </w:tcPr>
          <w:p w14:paraId="13C8363A"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اضافه‌شدن تعاریف: اهلیت اعتباری، امتیاز اعتباری، پایگاه داده اعتباری + فهرست مفصل تأمین‌کنندگان (بانک‌ها، بیمه، مخابرات، آب، برق، گاز و </w:t>
            </w:r>
            <w:r w:rsidRPr="008708DF">
              <w:rPr>
                <w:rFonts w:ascii="Arial" w:eastAsia="Times New Roman" w:hAnsi="Arial" w:cs="Arial" w:hint="cs"/>
                <w:color w:val="000000"/>
                <w:kern w:val="0"/>
                <w:sz w:val="18"/>
                <w:szCs w:val="18"/>
                <w:rtl/>
                <w14:ligatures w14:val="none"/>
              </w:rPr>
              <w:t>…</w:t>
            </w:r>
            <w:r w:rsidRPr="008708DF">
              <w:rPr>
                <w:rFonts w:ascii="Arial" w:eastAsia="Times New Roman" w:hAnsi="Arial" w:cs="B Nazanin" w:hint="cs"/>
                <w:color w:val="000000"/>
                <w:kern w:val="0"/>
                <w:sz w:val="18"/>
                <w:szCs w:val="18"/>
                <w:rtl/>
                <w14:ligatures w14:val="none"/>
              </w:rPr>
              <w:t>)</w:t>
            </w:r>
          </w:p>
        </w:tc>
        <w:tc>
          <w:tcPr>
            <w:tcW w:w="826" w:type="pct"/>
            <w:hideMark/>
          </w:tcPr>
          <w:p w14:paraId="02D51894"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دقت و جامعیت بیشتر</w:t>
            </w:r>
          </w:p>
        </w:tc>
      </w:tr>
      <w:tr w:rsidR="008708DF" w:rsidRPr="008708DF" w14:paraId="35C6E3A7" w14:textId="77777777" w:rsidTr="008708DF">
        <w:trPr>
          <w:trHeight w:val="431"/>
        </w:trPr>
        <w:tc>
          <w:tcPr>
            <w:cnfStyle w:val="001000000000" w:firstRow="0" w:lastRow="0" w:firstColumn="1" w:lastColumn="0" w:oddVBand="0" w:evenVBand="0" w:oddHBand="0" w:evenHBand="0" w:firstRowFirstColumn="0" w:firstRowLastColumn="0" w:lastRowFirstColumn="0" w:lastRowLastColumn="0"/>
            <w:tcW w:w="1153" w:type="pct"/>
            <w:hideMark/>
          </w:tcPr>
          <w:p w14:paraId="194684A8"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الزام استفاده از گزارش اعتباری</w:t>
            </w:r>
          </w:p>
        </w:tc>
        <w:tc>
          <w:tcPr>
            <w:tcW w:w="1198" w:type="pct"/>
            <w:hideMark/>
          </w:tcPr>
          <w:p w14:paraId="415BDAF3"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فقط برای تسهیلات بالای </w:t>
            </w:r>
            <w:r w:rsidRPr="008708DF">
              <w:rPr>
                <w:rFonts w:ascii="Arial" w:eastAsia="Times New Roman" w:hAnsi="Arial" w:cs="B Nazanin" w:hint="cs"/>
                <w:color w:val="000000"/>
                <w:kern w:val="0"/>
                <w:sz w:val="18"/>
                <w:szCs w:val="18"/>
                <w:rtl/>
                <w:lang w:bidi="fa-IR"/>
                <w14:ligatures w14:val="none"/>
              </w:rPr>
              <w:t>۱</w:t>
            </w:r>
            <w:r w:rsidRPr="008708DF">
              <w:rPr>
                <w:rFonts w:ascii="Arial" w:eastAsia="Times New Roman" w:hAnsi="Arial" w:cs="B Nazanin" w:hint="cs"/>
                <w:color w:val="000000"/>
                <w:kern w:val="0"/>
                <w:sz w:val="18"/>
                <w:szCs w:val="18"/>
                <w:rtl/>
                <w14:ligatures w14:val="none"/>
              </w:rPr>
              <w:t xml:space="preserve"> میلیارد ریال</w:t>
            </w:r>
          </w:p>
        </w:tc>
        <w:tc>
          <w:tcPr>
            <w:tcW w:w="1823" w:type="pct"/>
            <w:hideMark/>
          </w:tcPr>
          <w:p w14:paraId="7BEB85C6"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برای همه تسهیلات و تعهدات بدون محدودیت مبلغ</w:t>
            </w:r>
          </w:p>
        </w:tc>
        <w:tc>
          <w:tcPr>
            <w:tcW w:w="826" w:type="pct"/>
            <w:hideMark/>
          </w:tcPr>
          <w:p w14:paraId="1577F38B"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شمول کامل</w:t>
            </w:r>
          </w:p>
        </w:tc>
      </w:tr>
      <w:tr w:rsidR="008708DF" w:rsidRPr="008708DF" w14:paraId="1AE6A6B3" w14:textId="77777777" w:rsidTr="008708DF">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153" w:type="pct"/>
            <w:hideMark/>
          </w:tcPr>
          <w:p w14:paraId="2A185470"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امنیت و محرمانگی</w:t>
            </w:r>
          </w:p>
        </w:tc>
        <w:tc>
          <w:tcPr>
            <w:tcW w:w="1198" w:type="pct"/>
            <w:hideMark/>
          </w:tcPr>
          <w:p w14:paraId="026C0D34"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صرفاً تأکید بر محرمانگی</w:t>
            </w:r>
          </w:p>
        </w:tc>
        <w:tc>
          <w:tcPr>
            <w:tcW w:w="1823" w:type="pct"/>
            <w:hideMark/>
          </w:tcPr>
          <w:p w14:paraId="0643466E"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نظارت مستقیم بانک مرکزی + الزام به دستورالعمل امنیت اطلاعات</w:t>
            </w:r>
          </w:p>
        </w:tc>
        <w:tc>
          <w:tcPr>
            <w:tcW w:w="826" w:type="pct"/>
            <w:hideMark/>
          </w:tcPr>
          <w:p w14:paraId="5DF1A8D4"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تمرکز بر امنیت سایبری</w:t>
            </w:r>
          </w:p>
        </w:tc>
      </w:tr>
      <w:tr w:rsidR="008708DF" w:rsidRPr="008708DF" w14:paraId="4EF1A2D0" w14:textId="77777777" w:rsidTr="008708DF">
        <w:trPr>
          <w:trHeight w:val="602"/>
        </w:trPr>
        <w:tc>
          <w:tcPr>
            <w:cnfStyle w:val="001000000000" w:firstRow="0" w:lastRow="0" w:firstColumn="1" w:lastColumn="0" w:oddVBand="0" w:evenVBand="0" w:oddHBand="0" w:evenHBand="0" w:firstRowFirstColumn="0" w:firstRowLastColumn="0" w:lastRowFirstColumn="0" w:lastRowLastColumn="0"/>
            <w:tcW w:w="1153" w:type="pct"/>
            <w:hideMark/>
          </w:tcPr>
          <w:p w14:paraId="1D95D57B"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نظارت و ضمانت اجرا</w:t>
            </w:r>
          </w:p>
        </w:tc>
        <w:tc>
          <w:tcPr>
            <w:tcW w:w="1198" w:type="pct"/>
            <w:hideMark/>
          </w:tcPr>
          <w:p w14:paraId="182B88DB"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مسئولیت کلی با شرکت + دستورالعمل به مقام ناظر واگذار شده</w:t>
            </w:r>
          </w:p>
        </w:tc>
        <w:tc>
          <w:tcPr>
            <w:tcW w:w="1823" w:type="pct"/>
            <w:hideMark/>
          </w:tcPr>
          <w:p w14:paraId="592E03BD"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اختیارات مشخص برای بانک مرکزی (تذکر، تعلیق، لغو مجوز)</w:t>
            </w:r>
          </w:p>
        </w:tc>
        <w:tc>
          <w:tcPr>
            <w:tcW w:w="826" w:type="pct"/>
            <w:hideMark/>
          </w:tcPr>
          <w:p w14:paraId="55523CC1"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ضمانت اجرایی قوی‌تر</w:t>
            </w:r>
          </w:p>
        </w:tc>
      </w:tr>
      <w:tr w:rsidR="008708DF" w:rsidRPr="008708DF" w14:paraId="23E811D9" w14:textId="77777777" w:rsidTr="008708DF">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153" w:type="pct"/>
            <w:hideMark/>
          </w:tcPr>
          <w:p w14:paraId="26FFD237"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اعتراض به گزارش اعتباری</w:t>
            </w:r>
          </w:p>
        </w:tc>
        <w:tc>
          <w:tcPr>
            <w:tcW w:w="1198" w:type="pct"/>
            <w:hideMark/>
          </w:tcPr>
          <w:p w14:paraId="3F305ADA"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پیش‌بینی کلی و مبهم</w:t>
            </w:r>
          </w:p>
        </w:tc>
        <w:tc>
          <w:tcPr>
            <w:tcW w:w="1823" w:type="pct"/>
            <w:hideMark/>
          </w:tcPr>
          <w:p w14:paraId="3D1A32FD"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 xml:space="preserve">رسیدگی در </w:t>
            </w:r>
            <w:r w:rsidRPr="008708DF">
              <w:rPr>
                <w:rFonts w:ascii="Arial" w:eastAsia="Times New Roman" w:hAnsi="Arial" w:cs="B Nazanin" w:hint="cs"/>
                <w:color w:val="000000"/>
                <w:kern w:val="0"/>
                <w:sz w:val="18"/>
                <w:szCs w:val="18"/>
                <w:rtl/>
                <w:lang w:bidi="fa-IR"/>
                <w14:ligatures w14:val="none"/>
              </w:rPr>
              <w:t>۱۰</w:t>
            </w:r>
            <w:r w:rsidRPr="008708DF">
              <w:rPr>
                <w:rFonts w:ascii="Arial" w:eastAsia="Times New Roman" w:hAnsi="Arial" w:cs="B Nazanin" w:hint="cs"/>
                <w:color w:val="000000"/>
                <w:kern w:val="0"/>
                <w:sz w:val="18"/>
                <w:szCs w:val="18"/>
                <w:rtl/>
                <w14:ligatures w14:val="none"/>
              </w:rPr>
              <w:t xml:space="preserve"> روز + مرجع حل اختلاف توسط بانک مرکزی</w:t>
            </w:r>
          </w:p>
        </w:tc>
        <w:tc>
          <w:tcPr>
            <w:tcW w:w="826" w:type="pct"/>
            <w:hideMark/>
          </w:tcPr>
          <w:p w14:paraId="3122ECED"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حمایت صریح‌تر از حقوق مشتریان</w:t>
            </w:r>
          </w:p>
        </w:tc>
      </w:tr>
      <w:tr w:rsidR="008708DF" w:rsidRPr="008708DF" w14:paraId="1443FE4D" w14:textId="77777777" w:rsidTr="008708DF">
        <w:trPr>
          <w:trHeight w:val="314"/>
        </w:trPr>
        <w:tc>
          <w:tcPr>
            <w:cnfStyle w:val="001000000000" w:firstRow="0" w:lastRow="0" w:firstColumn="1" w:lastColumn="0" w:oddVBand="0" w:evenVBand="0" w:oddHBand="0" w:evenHBand="0" w:firstRowFirstColumn="0" w:firstRowLastColumn="0" w:lastRowFirstColumn="0" w:lastRowLastColumn="0"/>
            <w:tcW w:w="1153" w:type="pct"/>
            <w:hideMark/>
          </w:tcPr>
          <w:p w14:paraId="19016BD4"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نوآوری و فناوری</w:t>
            </w:r>
          </w:p>
        </w:tc>
        <w:tc>
          <w:tcPr>
            <w:tcW w:w="1198" w:type="pct"/>
            <w:hideMark/>
          </w:tcPr>
          <w:p w14:paraId="66926E1E"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اشاره‌ای نشده</w:t>
            </w:r>
          </w:p>
        </w:tc>
        <w:tc>
          <w:tcPr>
            <w:tcW w:w="1823" w:type="pct"/>
            <w:hideMark/>
          </w:tcPr>
          <w:p w14:paraId="1A976764"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الزام به بومی‌سازی نرم‌افزار و الگوهای امتیازدهی</w:t>
            </w:r>
          </w:p>
        </w:tc>
        <w:tc>
          <w:tcPr>
            <w:tcW w:w="826" w:type="pct"/>
            <w:hideMark/>
          </w:tcPr>
          <w:p w14:paraId="3D662FC9" w14:textId="77777777" w:rsidR="008708DF" w:rsidRPr="008708DF" w:rsidRDefault="008708DF" w:rsidP="008708DF">
            <w:pPr>
              <w:cnfStyle w:val="000000000000" w:firstRow="0" w:lastRow="0" w:firstColumn="0" w:lastColumn="0" w:oddVBand="0" w:evenVBand="0" w:oddHBand="0"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توسعه فناوری بومی</w:t>
            </w:r>
          </w:p>
        </w:tc>
      </w:tr>
      <w:tr w:rsidR="008708DF" w:rsidRPr="008708DF" w14:paraId="544B319C" w14:textId="77777777" w:rsidTr="008708D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153" w:type="pct"/>
            <w:hideMark/>
          </w:tcPr>
          <w:p w14:paraId="0F7F8001" w14:textId="77777777" w:rsidR="008708DF" w:rsidRPr="008708DF" w:rsidRDefault="008708DF" w:rsidP="008708DF">
            <w:pPr>
              <w:rPr>
                <w:rFonts w:ascii="Arial" w:eastAsia="Times New Roman" w:hAnsi="Arial" w:cs="B Nazanin"/>
                <w:b w:val="0"/>
                <w:bCs w:val="0"/>
                <w:color w:val="000000"/>
                <w:kern w:val="0"/>
                <w:sz w:val="18"/>
                <w:szCs w:val="18"/>
                <w:rtl/>
                <w14:ligatures w14:val="none"/>
              </w:rPr>
            </w:pPr>
            <w:r w:rsidRPr="008708DF">
              <w:rPr>
                <w:rFonts w:ascii="Arial" w:eastAsia="Times New Roman" w:hAnsi="Arial" w:cs="B Nazanin" w:hint="cs"/>
                <w:b w:val="0"/>
                <w:bCs w:val="0"/>
                <w:color w:val="000000"/>
                <w:kern w:val="0"/>
                <w:sz w:val="18"/>
                <w:szCs w:val="18"/>
                <w:rtl/>
                <w14:ligatures w14:val="none"/>
              </w:rPr>
              <w:t>شرکت‌ها و نهادهای موجود</w:t>
            </w:r>
          </w:p>
        </w:tc>
        <w:tc>
          <w:tcPr>
            <w:tcW w:w="1198" w:type="pct"/>
            <w:hideMark/>
          </w:tcPr>
          <w:p w14:paraId="295E6A66"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اشاره‌ای نشده</w:t>
            </w:r>
          </w:p>
        </w:tc>
        <w:tc>
          <w:tcPr>
            <w:tcW w:w="1823" w:type="pct"/>
            <w:hideMark/>
          </w:tcPr>
          <w:p w14:paraId="2624A233"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الزام به تطبیق شرکت‌های موجود و امکان فعالیت رتبه‌بندی با مجوز شورا</w:t>
            </w:r>
          </w:p>
        </w:tc>
        <w:tc>
          <w:tcPr>
            <w:tcW w:w="826" w:type="pct"/>
            <w:hideMark/>
          </w:tcPr>
          <w:p w14:paraId="666F3B84" w14:textId="77777777" w:rsidR="008708DF" w:rsidRPr="008708DF" w:rsidRDefault="008708DF" w:rsidP="008708DF">
            <w:pPr>
              <w:cnfStyle w:val="000000100000" w:firstRow="0" w:lastRow="0" w:firstColumn="0" w:lastColumn="0" w:oddVBand="0" w:evenVBand="0" w:oddHBand="1" w:evenHBand="0" w:firstRowFirstColumn="0" w:firstRowLastColumn="0" w:lastRowFirstColumn="0" w:lastRowLastColumn="0"/>
              <w:rPr>
                <w:rFonts w:ascii="Arial" w:eastAsia="Times New Roman" w:hAnsi="Arial" w:cs="B Nazanin"/>
                <w:color w:val="000000"/>
                <w:kern w:val="0"/>
                <w:sz w:val="18"/>
                <w:szCs w:val="18"/>
                <w:rtl/>
                <w14:ligatures w14:val="none"/>
              </w:rPr>
            </w:pPr>
            <w:r w:rsidRPr="008708DF">
              <w:rPr>
                <w:rFonts w:ascii="Arial" w:eastAsia="Times New Roman" w:hAnsi="Arial" w:cs="B Nazanin" w:hint="cs"/>
                <w:color w:val="000000"/>
                <w:kern w:val="0"/>
                <w:sz w:val="18"/>
                <w:szCs w:val="18"/>
                <w:rtl/>
                <w14:ligatures w14:val="none"/>
              </w:rPr>
              <w:t>قانونی‌سازی و یکپارچه‌سازی</w:t>
            </w:r>
          </w:p>
        </w:tc>
      </w:tr>
    </w:tbl>
    <w:p w14:paraId="5B5C622F" w14:textId="77777777" w:rsidR="008708DF" w:rsidRDefault="008708DF" w:rsidP="00923730">
      <w:pPr>
        <w:jc w:val="both"/>
        <w:rPr>
          <w:rtl/>
        </w:rPr>
      </w:pPr>
    </w:p>
    <w:p w14:paraId="3B7237D5" w14:textId="20883388" w:rsidR="00923730" w:rsidRPr="00AC6EA5" w:rsidRDefault="00923730" w:rsidP="00923730">
      <w:pPr>
        <w:jc w:val="both"/>
        <w:rPr>
          <w:rtl/>
        </w:rPr>
      </w:pPr>
      <w:r w:rsidRPr="00AC6EA5">
        <w:rPr>
          <w:rtl/>
        </w:rPr>
        <w:t>این تغییرات نشان‌دهنده تلاش برای تقویت و بهبود نظام اعتبارسنجی در کشور، افزایش کارایی و امنیت اطلاعات، و گسترش پوشش داده‌ها برای ارزیابی دقیق‌تر اهلیت اعتباری افراد و شرکت‌ها است.</w:t>
      </w:r>
    </w:p>
    <w:p w14:paraId="289582BB" w14:textId="1C936F94" w:rsidR="00AE3B25" w:rsidRDefault="000C7316" w:rsidP="00AE3642">
      <w:pPr>
        <w:jc w:val="both"/>
        <w:rPr>
          <w:rtl/>
        </w:rPr>
      </w:pPr>
      <w:r w:rsidRPr="00252A7C">
        <w:rPr>
          <w:rtl/>
        </w:rPr>
        <w:t>به طور خلاصه، آیین‌نامه</w:t>
      </w:r>
      <w:r w:rsidR="007E6BE3">
        <w:rPr>
          <w:rFonts w:hint="cs"/>
          <w:rtl/>
        </w:rPr>
        <w:t xml:space="preserve"> </w:t>
      </w:r>
      <w:r w:rsidR="002532C7">
        <w:rPr>
          <w:rFonts w:hint="cs"/>
          <w:rtl/>
        </w:rPr>
        <w:t xml:space="preserve">سنجش اعتبار سال 1386 </w:t>
      </w:r>
      <w:r w:rsidR="007E6BE3">
        <w:rPr>
          <w:rFonts w:hint="cs"/>
          <w:rtl/>
        </w:rPr>
        <w:t xml:space="preserve">با هدف </w:t>
      </w:r>
      <w:r w:rsidR="007E6BE3" w:rsidRPr="00252A7C">
        <w:rPr>
          <w:rtl/>
        </w:rPr>
        <w:t>ارتقای شفافیت در بازارهای مالی، بهبود فرآیند تصمیم‌گیری مؤسسات اعتباری در اعطای تسهیلات و افزایش کارآمدی نظام بانکی</w:t>
      </w:r>
      <w:r w:rsidR="007E6BE3">
        <w:rPr>
          <w:rFonts w:hint="cs"/>
          <w:rtl/>
        </w:rPr>
        <w:t>،</w:t>
      </w:r>
      <w:r w:rsidRPr="00252A7C">
        <w:rPr>
          <w:rtl/>
        </w:rPr>
        <w:t xml:space="preserve"> چارچوبی قانونی برای تأسیس و فعالیت «شرکت سنجش اعتبار» فراهم </w:t>
      </w:r>
      <w:r w:rsidRPr="00252A7C">
        <w:rPr>
          <w:rFonts w:hint="cs"/>
          <w:rtl/>
        </w:rPr>
        <w:t>نمود</w:t>
      </w:r>
      <w:r w:rsidRPr="00252A7C">
        <w:rPr>
          <w:rtl/>
        </w:rPr>
        <w:t xml:space="preserve"> تا نسبت به جمع‌آوری، نگهداری و پردازش اطلاعات مالی و اعتباری اشخاص حقیقی و حقوقی اقدام نموده و گزارش‌های اعتباری لازم را در اختیار بانک‌ها و سایر استفاده‌کنندگان مجاز قرار دهد</w:t>
      </w:r>
      <w:r w:rsidR="007E6BE3">
        <w:rPr>
          <w:rFonts w:hint="cs"/>
          <w:rtl/>
        </w:rPr>
        <w:t>.</w:t>
      </w:r>
      <w:r w:rsidR="00353E1B" w:rsidRPr="00353E1B">
        <w:rPr>
          <w:rFonts w:hint="cs"/>
          <w:rtl/>
        </w:rPr>
        <w:t xml:space="preserve"> </w:t>
      </w:r>
      <w:r w:rsidR="00353E1B">
        <w:rPr>
          <w:rFonts w:hint="cs"/>
          <w:rtl/>
        </w:rPr>
        <w:t>لذا</w:t>
      </w:r>
      <w:r w:rsidR="00353E1B" w:rsidRPr="00252A7C">
        <w:rPr>
          <w:rFonts w:hint="cs"/>
          <w:rtl/>
        </w:rPr>
        <w:t xml:space="preserve"> </w:t>
      </w:r>
      <w:r w:rsidR="00AE3B25" w:rsidRPr="00AE3B25">
        <w:rPr>
          <w:rtl/>
        </w:rPr>
        <w:t>از مهم‌ترین دستاوردهای این آیین‌نامه می‌توان به تأسیس شرکت اعتبارسنجی برای گردآوری و پردازش داده‌های اعتباری و همچنین الزام مؤسسات اعتباری به استفاده از نتایج اعتبارسنجی در فر</w:t>
      </w:r>
      <w:r w:rsidR="006E7BAC">
        <w:rPr>
          <w:rFonts w:hint="cs"/>
          <w:rtl/>
          <w:lang w:bidi="fa-IR"/>
        </w:rPr>
        <w:t>ا</w:t>
      </w:r>
      <w:r w:rsidR="00AE3B25" w:rsidRPr="00AE3B25">
        <w:rPr>
          <w:rtl/>
        </w:rPr>
        <w:t>یند اعطای تسهیلات اشاره کرد</w:t>
      </w:r>
      <w:r w:rsidR="00AE3B25" w:rsidRPr="00AE3B25">
        <w:t>.</w:t>
      </w:r>
      <w:r w:rsidR="002532C7">
        <w:rPr>
          <w:rFonts w:hint="cs"/>
          <w:rtl/>
        </w:rPr>
        <w:t xml:space="preserve"> در ادامه نیز تصویب آیین</w:t>
      </w:r>
      <w:r w:rsidR="00AE3642">
        <w:rPr>
          <w:rFonts w:hint="cs"/>
          <w:rtl/>
        </w:rPr>
        <w:t>‌</w:t>
      </w:r>
      <w:r w:rsidR="002532C7">
        <w:rPr>
          <w:rFonts w:hint="cs"/>
          <w:rtl/>
        </w:rPr>
        <w:t>نامه سال 1398 و دستورالعمل‌های اجرایی بانک مرکزی بر مبنای آن</w:t>
      </w:r>
      <w:r w:rsidR="00AE3642">
        <w:rPr>
          <w:rFonts w:hint="cs"/>
          <w:rtl/>
        </w:rPr>
        <w:t xml:space="preserve">، با الزام به </w:t>
      </w:r>
      <w:r w:rsidR="00AE3642" w:rsidRPr="00AE3642">
        <w:rPr>
          <w:rtl/>
        </w:rPr>
        <w:t>شرکت های موجود فعال در زمینه اعتبارسنجی</w:t>
      </w:r>
      <w:r w:rsidR="002532C7">
        <w:rPr>
          <w:rFonts w:hint="cs"/>
          <w:rtl/>
        </w:rPr>
        <w:t xml:space="preserve"> موجب </w:t>
      </w:r>
      <w:r w:rsidR="00AE3642">
        <w:rPr>
          <w:rFonts w:hint="cs"/>
          <w:rtl/>
        </w:rPr>
        <w:t>ارتقاء وضعیت نظام عتبارسنجی کشور گردید.</w:t>
      </w:r>
    </w:p>
    <w:p w14:paraId="46336D03" w14:textId="06B9FFC3" w:rsidR="000C7316" w:rsidRPr="00252A7C" w:rsidRDefault="000C7316" w:rsidP="00AE3B25">
      <w:pPr>
        <w:jc w:val="both"/>
        <w:rPr>
          <w:b/>
          <w:bCs/>
          <w:rtl/>
        </w:rPr>
      </w:pPr>
      <w:r w:rsidRPr="00252A7C">
        <w:rPr>
          <w:b/>
          <w:bCs/>
          <w:rtl/>
        </w:rPr>
        <w:t xml:space="preserve">اهمیت و لزوم </w:t>
      </w:r>
      <w:r w:rsidRPr="00252A7C">
        <w:rPr>
          <w:rFonts w:hint="cs"/>
          <w:b/>
          <w:bCs/>
          <w:rtl/>
        </w:rPr>
        <w:t>توجه</w:t>
      </w:r>
      <w:r w:rsidRPr="00252A7C">
        <w:rPr>
          <w:b/>
          <w:bCs/>
          <w:rtl/>
        </w:rPr>
        <w:t xml:space="preserve"> «قانون تأمین مالی تولید و زیرساخت‌ها»</w:t>
      </w:r>
      <w:r w:rsidRPr="00252A7C">
        <w:rPr>
          <w:rFonts w:hint="cs"/>
          <w:b/>
          <w:bCs/>
          <w:rtl/>
        </w:rPr>
        <w:t xml:space="preserve"> به </w:t>
      </w:r>
      <w:r w:rsidR="00EF5321" w:rsidRPr="00252A7C">
        <w:rPr>
          <w:rFonts w:hint="cs"/>
          <w:b/>
          <w:bCs/>
          <w:rtl/>
        </w:rPr>
        <w:t xml:space="preserve">موضوع </w:t>
      </w:r>
      <w:r w:rsidRPr="00252A7C">
        <w:rPr>
          <w:rFonts w:hint="cs"/>
          <w:b/>
          <w:bCs/>
          <w:rtl/>
        </w:rPr>
        <w:t>اعتبارسنجی</w:t>
      </w:r>
      <w:r w:rsidRPr="00252A7C">
        <w:rPr>
          <w:b/>
          <w:bCs/>
          <w:rtl/>
        </w:rPr>
        <w:t xml:space="preserve"> با وجود آیین‌نامه نظام سنجش اعتبار </w:t>
      </w:r>
    </w:p>
    <w:p w14:paraId="503DD79C" w14:textId="50E3F273" w:rsidR="000C7316" w:rsidRPr="00252A7C" w:rsidRDefault="000C7316" w:rsidP="00EF5321">
      <w:pPr>
        <w:jc w:val="both"/>
      </w:pPr>
      <w:r w:rsidRPr="00252A7C">
        <w:rPr>
          <w:rtl/>
        </w:rPr>
        <w:t xml:space="preserve">آیین‌نامه نظام سنجش اعتبار گام اولیه و مهمی در جهت ایجاد یک نظام اعتبارسنجی در </w:t>
      </w:r>
      <w:r w:rsidR="00B67677" w:rsidRPr="00252A7C">
        <w:rPr>
          <w:rFonts w:hint="cs"/>
          <w:rtl/>
        </w:rPr>
        <w:t>کشور</w:t>
      </w:r>
      <w:r w:rsidRPr="00252A7C">
        <w:rPr>
          <w:rtl/>
        </w:rPr>
        <w:t xml:space="preserve"> بود. </w:t>
      </w:r>
      <w:r w:rsidR="00EF5321" w:rsidRPr="00252A7C">
        <w:rPr>
          <w:rtl/>
        </w:rPr>
        <w:t>این</w:t>
      </w:r>
      <w:r w:rsidR="00EF5321" w:rsidRPr="00252A7C">
        <w:rPr>
          <w:rFonts w:hint="cs"/>
          <w:rtl/>
        </w:rPr>
        <w:t xml:space="preserve"> </w:t>
      </w:r>
      <w:r w:rsidR="00EF5321" w:rsidRPr="00252A7C">
        <w:rPr>
          <w:rtl/>
        </w:rPr>
        <w:t>آیین‌نامه با هدف تسهیل در فرآیند اعطای تسهیلات بانکی، کاهش هزینه‌های مالی، تسریع در اجرای طرح‌های تولیدی، و در نهایت ارتقای کارایی نظام بانکی و افزایش منابع مالی کشور به تصویب رسید</w:t>
      </w:r>
      <w:r w:rsidR="00EF5321" w:rsidRPr="00252A7C">
        <w:rPr>
          <w:rFonts w:hint="cs"/>
          <w:rtl/>
        </w:rPr>
        <w:t xml:space="preserve">. </w:t>
      </w:r>
      <w:r w:rsidRPr="00252A7C">
        <w:rPr>
          <w:rtl/>
        </w:rPr>
        <w:t xml:space="preserve">با این حال، تصویب «قانون تأمین مالی تولید و زیرساخت‌ها» (سال </w:t>
      </w:r>
      <w:r w:rsidRPr="00252A7C">
        <w:rPr>
          <w:rtl/>
          <w:lang w:bidi="fa-IR"/>
        </w:rPr>
        <w:t xml:space="preserve">۱۴۰۲) </w:t>
      </w:r>
      <w:r w:rsidR="00EF5321" w:rsidRPr="00252A7C">
        <w:rPr>
          <w:rFonts w:hint="cs"/>
          <w:rtl/>
          <w:lang w:bidi="fa-IR"/>
        </w:rPr>
        <w:t xml:space="preserve">و توجه آن </w:t>
      </w:r>
      <w:r w:rsidR="00EF5321" w:rsidRPr="00252A7C">
        <w:rPr>
          <w:rFonts w:hint="cs"/>
          <w:rtl/>
        </w:rPr>
        <w:t>به موضوع اعتبارسنجی</w:t>
      </w:r>
      <w:r w:rsidR="00EF5321" w:rsidRPr="00252A7C">
        <w:rPr>
          <w:rtl/>
        </w:rPr>
        <w:t xml:space="preserve"> </w:t>
      </w:r>
      <w:r w:rsidRPr="00252A7C">
        <w:rPr>
          <w:rtl/>
        </w:rPr>
        <w:t xml:space="preserve">با وجود </w:t>
      </w:r>
      <w:r w:rsidR="00EF5321" w:rsidRPr="00252A7C">
        <w:rPr>
          <w:rtl/>
        </w:rPr>
        <w:t xml:space="preserve">آیین‌نامه </w:t>
      </w:r>
      <w:r w:rsidR="00B67677" w:rsidRPr="00252A7C">
        <w:rPr>
          <w:rtl/>
        </w:rPr>
        <w:t>مزبور</w:t>
      </w:r>
      <w:r w:rsidRPr="00252A7C">
        <w:rPr>
          <w:rtl/>
        </w:rPr>
        <w:t xml:space="preserve">، نشان‌دهنده تحول و ارتقاء قابل توجهی در </w:t>
      </w:r>
      <w:r w:rsidR="00635959" w:rsidRPr="00252A7C">
        <w:rPr>
          <w:rFonts w:hint="cs"/>
          <w:rtl/>
        </w:rPr>
        <w:t>رویکرد</w:t>
      </w:r>
      <w:r w:rsidR="00635959" w:rsidRPr="00252A7C">
        <w:rPr>
          <w:rtl/>
        </w:rPr>
        <w:t xml:space="preserve"> </w:t>
      </w:r>
      <w:r w:rsidR="00635959" w:rsidRPr="00252A7C">
        <w:rPr>
          <w:rFonts w:hint="cs"/>
          <w:rtl/>
        </w:rPr>
        <w:t>نظام‌مند‌سازی،</w:t>
      </w:r>
      <w:r w:rsidR="00635959" w:rsidRPr="00252A7C">
        <w:rPr>
          <w:rtl/>
        </w:rPr>
        <w:t xml:space="preserve"> </w:t>
      </w:r>
      <w:r w:rsidR="00635959" w:rsidRPr="00252A7C">
        <w:rPr>
          <w:rFonts w:hint="cs"/>
          <w:rtl/>
        </w:rPr>
        <w:t>نظارت</w:t>
      </w:r>
      <w:r w:rsidR="00635959" w:rsidRPr="00252A7C">
        <w:rPr>
          <w:rtl/>
        </w:rPr>
        <w:t xml:space="preserve"> </w:t>
      </w:r>
      <w:r w:rsidR="00635959" w:rsidRPr="00252A7C">
        <w:rPr>
          <w:rFonts w:hint="cs"/>
          <w:rtl/>
        </w:rPr>
        <w:t>و</w:t>
      </w:r>
      <w:r w:rsidR="00635959" w:rsidRPr="00252A7C">
        <w:rPr>
          <w:rtl/>
        </w:rPr>
        <w:t xml:space="preserve"> </w:t>
      </w:r>
      <w:r w:rsidR="00635959" w:rsidRPr="00252A7C">
        <w:rPr>
          <w:rFonts w:hint="cs"/>
          <w:rtl/>
        </w:rPr>
        <w:t>راهبری</w:t>
      </w:r>
      <w:r w:rsidR="00635959" w:rsidRPr="00252A7C">
        <w:rPr>
          <w:rtl/>
        </w:rPr>
        <w:t xml:space="preserve"> </w:t>
      </w:r>
      <w:r w:rsidR="00635959" w:rsidRPr="00252A7C">
        <w:rPr>
          <w:rFonts w:hint="cs"/>
          <w:rtl/>
        </w:rPr>
        <w:t>فرآیندهای</w:t>
      </w:r>
      <w:r w:rsidR="00635959" w:rsidRPr="00252A7C">
        <w:rPr>
          <w:rtl/>
        </w:rPr>
        <w:t xml:space="preserve"> </w:t>
      </w:r>
      <w:r w:rsidR="00635959" w:rsidRPr="00252A7C">
        <w:rPr>
          <w:rFonts w:hint="cs"/>
          <w:rtl/>
        </w:rPr>
        <w:t>اعتبارسنجی</w:t>
      </w:r>
      <w:r w:rsidR="00635959" w:rsidRPr="00252A7C">
        <w:rPr>
          <w:rtl/>
        </w:rPr>
        <w:t xml:space="preserve"> </w:t>
      </w:r>
      <w:r w:rsidR="00635959" w:rsidRPr="00252A7C">
        <w:rPr>
          <w:rFonts w:hint="cs"/>
          <w:rtl/>
        </w:rPr>
        <w:t>و</w:t>
      </w:r>
      <w:r w:rsidR="00635959" w:rsidRPr="00252A7C">
        <w:rPr>
          <w:rtl/>
        </w:rPr>
        <w:t xml:space="preserve"> </w:t>
      </w:r>
      <w:r w:rsidR="00635959" w:rsidRPr="00252A7C">
        <w:rPr>
          <w:rFonts w:hint="cs"/>
          <w:rtl/>
        </w:rPr>
        <w:t>تأمین</w:t>
      </w:r>
      <w:r w:rsidR="00635959" w:rsidRPr="00252A7C">
        <w:rPr>
          <w:rtl/>
        </w:rPr>
        <w:t xml:space="preserve"> </w:t>
      </w:r>
      <w:r w:rsidR="00635959" w:rsidRPr="00252A7C">
        <w:rPr>
          <w:rFonts w:hint="cs"/>
          <w:rtl/>
        </w:rPr>
        <w:t>مالی</w:t>
      </w:r>
      <w:r w:rsidR="00635959" w:rsidRPr="00252A7C">
        <w:rPr>
          <w:rtl/>
        </w:rPr>
        <w:t xml:space="preserve"> </w:t>
      </w:r>
      <w:r w:rsidR="00635959" w:rsidRPr="00252A7C">
        <w:rPr>
          <w:rFonts w:hint="cs"/>
          <w:rtl/>
        </w:rPr>
        <w:t>کشور</w:t>
      </w:r>
      <w:r w:rsidR="00635959" w:rsidRPr="00252A7C">
        <w:rPr>
          <w:rtl/>
        </w:rPr>
        <w:t xml:space="preserve"> </w:t>
      </w:r>
      <w:r w:rsidR="00635959" w:rsidRPr="00252A7C">
        <w:rPr>
          <w:rFonts w:hint="cs"/>
          <w:rtl/>
        </w:rPr>
        <w:t>است.</w:t>
      </w:r>
      <w:r w:rsidR="007E6BE3">
        <w:rPr>
          <w:rFonts w:hint="cs"/>
          <w:rtl/>
        </w:rPr>
        <w:t xml:space="preserve"> </w:t>
      </w:r>
      <w:r w:rsidR="00635959" w:rsidRPr="00252A7C">
        <w:rPr>
          <w:rFonts w:hint="cs"/>
          <w:rtl/>
        </w:rPr>
        <w:t>اهمیت</w:t>
      </w:r>
      <w:r w:rsidR="00635959" w:rsidRPr="00252A7C">
        <w:rPr>
          <w:rtl/>
        </w:rPr>
        <w:t xml:space="preserve"> </w:t>
      </w:r>
      <w:r w:rsidR="00635959" w:rsidRPr="00252A7C">
        <w:rPr>
          <w:rFonts w:hint="cs"/>
          <w:rtl/>
        </w:rPr>
        <w:t>و</w:t>
      </w:r>
      <w:r w:rsidR="00635959" w:rsidRPr="00252A7C">
        <w:rPr>
          <w:rtl/>
        </w:rPr>
        <w:t xml:space="preserve"> </w:t>
      </w:r>
      <w:r w:rsidR="00635959" w:rsidRPr="00252A7C">
        <w:rPr>
          <w:rFonts w:hint="cs"/>
          <w:rtl/>
        </w:rPr>
        <w:t>ضرورت</w:t>
      </w:r>
      <w:r w:rsidR="00635959" w:rsidRPr="00252A7C">
        <w:rPr>
          <w:rtl/>
        </w:rPr>
        <w:t xml:space="preserve"> </w:t>
      </w:r>
      <w:r w:rsidR="00635959" w:rsidRPr="00252A7C">
        <w:rPr>
          <w:rFonts w:hint="cs"/>
          <w:rtl/>
        </w:rPr>
        <w:t>این</w:t>
      </w:r>
      <w:r w:rsidR="00635959" w:rsidRPr="00252A7C">
        <w:rPr>
          <w:rtl/>
        </w:rPr>
        <w:t xml:space="preserve"> </w:t>
      </w:r>
      <w:r w:rsidR="00635959" w:rsidRPr="00252A7C">
        <w:rPr>
          <w:rFonts w:hint="cs"/>
          <w:rtl/>
        </w:rPr>
        <w:t>قانون</w:t>
      </w:r>
      <w:r w:rsidR="00635959" w:rsidRPr="00252A7C">
        <w:rPr>
          <w:rtl/>
        </w:rPr>
        <w:t xml:space="preserve"> </w:t>
      </w:r>
      <w:r w:rsidR="00635959" w:rsidRPr="00252A7C">
        <w:rPr>
          <w:rFonts w:hint="cs"/>
          <w:rtl/>
        </w:rPr>
        <w:t>جدید</w:t>
      </w:r>
      <w:r w:rsidR="00635959" w:rsidRPr="00252A7C">
        <w:rPr>
          <w:rtl/>
        </w:rPr>
        <w:t xml:space="preserve"> </w:t>
      </w:r>
      <w:r w:rsidR="00635959" w:rsidRPr="00252A7C">
        <w:rPr>
          <w:rFonts w:hint="cs"/>
          <w:rtl/>
        </w:rPr>
        <w:t>را</w:t>
      </w:r>
      <w:r w:rsidR="00635959" w:rsidRPr="00252A7C">
        <w:rPr>
          <w:rtl/>
        </w:rPr>
        <w:t xml:space="preserve"> </w:t>
      </w:r>
      <w:r w:rsidR="00635959" w:rsidRPr="00252A7C">
        <w:rPr>
          <w:rFonts w:hint="cs"/>
          <w:rtl/>
        </w:rPr>
        <w:t>می‌توان</w:t>
      </w:r>
      <w:r w:rsidR="00635959" w:rsidRPr="00252A7C">
        <w:rPr>
          <w:rtl/>
        </w:rPr>
        <w:t xml:space="preserve"> </w:t>
      </w:r>
      <w:r w:rsidR="00635959" w:rsidRPr="00252A7C">
        <w:rPr>
          <w:rFonts w:hint="cs"/>
          <w:rtl/>
        </w:rPr>
        <w:t>در</w:t>
      </w:r>
      <w:r w:rsidR="00635959" w:rsidRPr="00252A7C">
        <w:rPr>
          <w:rtl/>
        </w:rPr>
        <w:t xml:space="preserve"> </w:t>
      </w:r>
      <w:r w:rsidR="00635959" w:rsidRPr="00252A7C">
        <w:rPr>
          <w:rFonts w:hint="cs"/>
          <w:rtl/>
        </w:rPr>
        <w:t>موارد</w:t>
      </w:r>
      <w:r w:rsidR="00635959" w:rsidRPr="00252A7C">
        <w:rPr>
          <w:rtl/>
        </w:rPr>
        <w:t xml:space="preserve"> </w:t>
      </w:r>
      <w:r w:rsidR="00635959" w:rsidRPr="00252A7C">
        <w:rPr>
          <w:rFonts w:hint="cs"/>
          <w:rtl/>
        </w:rPr>
        <w:t>ذیل</w:t>
      </w:r>
      <w:r w:rsidR="00635959" w:rsidRPr="00252A7C">
        <w:rPr>
          <w:rtl/>
        </w:rPr>
        <w:t xml:space="preserve"> </w:t>
      </w:r>
      <w:r w:rsidR="00635959" w:rsidRPr="00252A7C">
        <w:rPr>
          <w:rFonts w:hint="cs"/>
          <w:rtl/>
        </w:rPr>
        <w:t>تبیین</w:t>
      </w:r>
      <w:r w:rsidR="00635959" w:rsidRPr="00252A7C">
        <w:rPr>
          <w:rtl/>
        </w:rPr>
        <w:t xml:space="preserve"> </w:t>
      </w:r>
      <w:r w:rsidR="00635959" w:rsidRPr="00252A7C">
        <w:rPr>
          <w:rFonts w:hint="cs"/>
          <w:rtl/>
        </w:rPr>
        <w:t>نمود</w:t>
      </w:r>
      <w:r w:rsidR="00635959" w:rsidRPr="00252A7C">
        <w:rPr>
          <w:rtl/>
        </w:rPr>
        <w:t>:</w:t>
      </w:r>
    </w:p>
    <w:p w14:paraId="6F854998" w14:textId="6B96B70E" w:rsidR="000C7316" w:rsidRPr="00252A7C" w:rsidRDefault="000C7316" w:rsidP="000C7316">
      <w:pPr>
        <w:pStyle w:val="ListParagraph"/>
        <w:numPr>
          <w:ilvl w:val="0"/>
          <w:numId w:val="4"/>
        </w:numPr>
        <w:rPr>
          <w:b/>
          <w:bCs/>
        </w:rPr>
      </w:pPr>
      <w:r w:rsidRPr="00252A7C">
        <w:rPr>
          <w:b/>
          <w:bCs/>
          <w:rtl/>
        </w:rPr>
        <w:lastRenderedPageBreak/>
        <w:t>ارتقاء جایگاه قانونی و جامعیت</w:t>
      </w:r>
    </w:p>
    <w:p w14:paraId="676548D3" w14:textId="2D7C85E9" w:rsidR="000C7316" w:rsidRPr="00252A7C" w:rsidRDefault="000C7316" w:rsidP="005D7FCD">
      <w:pPr>
        <w:jc w:val="both"/>
      </w:pPr>
      <w:r w:rsidRPr="00252A7C">
        <w:rPr>
          <w:rtl/>
        </w:rPr>
        <w:t xml:space="preserve">آیین‌نامه سنجش اعتبار یک مصوبه اجرایی (آیین‌نامه) بود که بر پایه </w:t>
      </w:r>
      <w:r w:rsidR="00B67677" w:rsidRPr="00252A7C">
        <w:rPr>
          <w:rFonts w:hint="cs"/>
          <w:rtl/>
        </w:rPr>
        <w:t xml:space="preserve">قانون </w:t>
      </w:r>
      <w:r w:rsidRPr="00252A7C">
        <w:rPr>
          <w:rtl/>
        </w:rPr>
        <w:t>«تسهیل اعطای</w:t>
      </w:r>
      <w:r w:rsidRPr="00252A7C">
        <w:rPr>
          <w:rFonts w:hint="cs"/>
          <w:rtl/>
        </w:rPr>
        <w:t xml:space="preserve"> </w:t>
      </w:r>
      <w:r w:rsidRPr="00252A7C">
        <w:rPr>
          <w:rtl/>
        </w:rPr>
        <w:t>تسهیلات بانکی» تدوین شده بود</w:t>
      </w:r>
      <w:r w:rsidRPr="00252A7C">
        <w:rPr>
          <w:rFonts w:hint="cs"/>
          <w:rtl/>
        </w:rPr>
        <w:t xml:space="preserve">. در حالیکه بحث اعتبارسنجی به طور مستقیم و وسیعتر در </w:t>
      </w:r>
      <w:r w:rsidRPr="00252A7C">
        <w:rPr>
          <w:rtl/>
        </w:rPr>
        <w:t xml:space="preserve">قانون تأمین مالی </w:t>
      </w:r>
      <w:r w:rsidRPr="00252A7C">
        <w:rPr>
          <w:rFonts w:hint="cs"/>
          <w:rtl/>
        </w:rPr>
        <w:t>تولید ذکر گردیده و این قانون</w:t>
      </w:r>
      <w:r w:rsidRPr="00252A7C">
        <w:rPr>
          <w:rtl/>
        </w:rPr>
        <w:t xml:space="preserve"> یک قانون مادر</w:t>
      </w:r>
      <w:r w:rsidR="00B67677" w:rsidRPr="00252A7C">
        <w:rPr>
          <w:rFonts w:hint="cs"/>
          <w:rtl/>
        </w:rPr>
        <w:t xml:space="preserve"> و سطح اهمیت بالاتر</w:t>
      </w:r>
      <w:r w:rsidRPr="00252A7C">
        <w:rPr>
          <w:rtl/>
        </w:rPr>
        <w:t xml:space="preserve">توسط مجلس شورای اسلامی تصویب و به تأیید شورای نگهبان رسیده است. این امر جایگاه حقوقی بالاتر و قدرت اجرایی بیشتری به مقررات اعتبارسنجی می‌دهد و آن‌ها را به بخشی از یک چارچوب کلان‌تر و جامع‌تر برای توسعه نظام مالی و تسهیل تأمین مالی در بخش‌های تولیدی و زیربنایی تبدیل می‌کند. این قانون، اعتبارسنجی را از صرفاً یک ابزار تسهیل‌گر بانکی، به ستونی اصلی در </w:t>
      </w:r>
      <w:r w:rsidR="00B67677" w:rsidRPr="00252A7C">
        <w:rPr>
          <w:rFonts w:hint="cs"/>
          <w:rtl/>
        </w:rPr>
        <w:t>راهبرد</w:t>
      </w:r>
      <w:r w:rsidRPr="00252A7C">
        <w:rPr>
          <w:rtl/>
        </w:rPr>
        <w:t xml:space="preserve"> تأمین مالی</w:t>
      </w:r>
      <w:r w:rsidR="00B67677" w:rsidRPr="00252A7C">
        <w:rPr>
          <w:rFonts w:hint="cs"/>
          <w:rtl/>
        </w:rPr>
        <w:t xml:space="preserve"> کشور</w:t>
      </w:r>
      <w:r w:rsidRPr="00252A7C">
        <w:rPr>
          <w:rtl/>
        </w:rPr>
        <w:t xml:space="preserve"> ارتقاء می‌دهد</w:t>
      </w:r>
      <w:r w:rsidRPr="00252A7C">
        <w:t>.</w:t>
      </w:r>
    </w:p>
    <w:p w14:paraId="33A7A331" w14:textId="2B836A6E" w:rsidR="000C7316" w:rsidRPr="00252A7C" w:rsidRDefault="000C7316" w:rsidP="000C7316">
      <w:pPr>
        <w:pStyle w:val="ListParagraph"/>
        <w:numPr>
          <w:ilvl w:val="0"/>
          <w:numId w:val="7"/>
        </w:numPr>
        <w:rPr>
          <w:b/>
          <w:bCs/>
        </w:rPr>
      </w:pPr>
      <w:r w:rsidRPr="00252A7C">
        <w:rPr>
          <w:b/>
          <w:bCs/>
          <w:rtl/>
        </w:rPr>
        <w:t>توسعه و تکمیل زیرساخت داده‌ای</w:t>
      </w:r>
    </w:p>
    <w:p w14:paraId="412C4ECA" w14:textId="78FF322E" w:rsidR="000C7316" w:rsidRDefault="000C7316" w:rsidP="00635959">
      <w:pPr>
        <w:jc w:val="both"/>
      </w:pPr>
      <w:r w:rsidRPr="00252A7C">
        <w:rPr>
          <w:rtl/>
        </w:rPr>
        <w:t xml:space="preserve">قانون تأمین مالی </w:t>
      </w:r>
      <w:r w:rsidRPr="00252A7C">
        <w:rPr>
          <w:rFonts w:hint="cs"/>
          <w:rtl/>
        </w:rPr>
        <w:t xml:space="preserve">تولید </w:t>
      </w:r>
      <w:r w:rsidRPr="00252A7C">
        <w:rPr>
          <w:rtl/>
        </w:rPr>
        <w:t xml:space="preserve">به طور صریح بر "تکمیل پایگاه داده‌های اعتباری کشور" </w:t>
      </w:r>
      <w:r w:rsidRPr="00252A7C">
        <w:rPr>
          <w:rFonts w:hint="cs"/>
          <w:rtl/>
        </w:rPr>
        <w:t xml:space="preserve">توسط بانک مرکزی و </w:t>
      </w:r>
      <w:r w:rsidRPr="00252A7C">
        <w:rPr>
          <w:rtl/>
        </w:rPr>
        <w:t xml:space="preserve">از طریق "قانون مدیریت داده‌ها و اطلاعات ملی" تأکید می‌کند و مراجع تأمین‌کننده داده‌ها را به تأمین اطلاعات مورد نیاز ملزم می‌سازد. این رویکرد به معنای یکپارچه‌سازی و جامعیت بخشیدن به منابع داده‌ای برای اعتبارسنجی در سطح ملی است که در آیین‌نامه قبلی </w:t>
      </w:r>
      <w:r w:rsidR="00635959" w:rsidRPr="00252A7C">
        <w:rPr>
          <w:rtl/>
        </w:rPr>
        <w:t>با چنین دقت و الزام حقوقی پیش‌بینی نشده بود</w:t>
      </w:r>
      <w:r w:rsidR="00635959" w:rsidRPr="00252A7C">
        <w:rPr>
          <w:rFonts w:hint="cs"/>
          <w:rtl/>
        </w:rPr>
        <w:t xml:space="preserve">. </w:t>
      </w:r>
      <w:r w:rsidRPr="00252A7C">
        <w:rPr>
          <w:rtl/>
        </w:rPr>
        <w:t xml:space="preserve">همچنین، معرفی «سامانه جامع وثایق» گام مهمی در شفافیت و مدیریت ریسک اعتباری </w:t>
      </w:r>
      <w:r w:rsidR="00635959" w:rsidRPr="00252A7C">
        <w:rPr>
          <w:rtl/>
        </w:rPr>
        <w:t>در نظام مالی کشور به شمار می‌آید</w:t>
      </w:r>
      <w:r w:rsidR="00635959" w:rsidRPr="00252A7C">
        <w:rPr>
          <w:rFonts w:hint="cs"/>
          <w:rtl/>
        </w:rPr>
        <w:t>.</w:t>
      </w:r>
    </w:p>
    <w:p w14:paraId="0C1A9D06" w14:textId="43B6B2EB" w:rsidR="00F47DD4" w:rsidRDefault="00612F1C" w:rsidP="00F47DD4">
      <w:pPr>
        <w:pStyle w:val="ListParagraph"/>
        <w:numPr>
          <w:ilvl w:val="0"/>
          <w:numId w:val="7"/>
        </w:numPr>
        <w:jc w:val="both"/>
        <w:rPr>
          <w:b/>
          <w:bCs/>
          <w:lang w:bidi="fa-IR"/>
        </w:rPr>
      </w:pPr>
      <w:r w:rsidRPr="00612F1C">
        <w:rPr>
          <w:b/>
          <w:bCs/>
          <w:rtl/>
          <w:lang w:bidi="fa-IR"/>
        </w:rPr>
        <w:t xml:space="preserve">حفاظت اطلاعات و </w:t>
      </w:r>
      <w:r>
        <w:rPr>
          <w:rFonts w:hint="cs"/>
          <w:b/>
          <w:bCs/>
          <w:rtl/>
          <w:lang w:bidi="fa-IR"/>
        </w:rPr>
        <w:t>رعایت اصل</w:t>
      </w:r>
      <w:r w:rsidR="00E85E16">
        <w:rPr>
          <w:rFonts w:hint="cs"/>
          <w:b/>
          <w:bCs/>
          <w:rtl/>
          <w:lang w:bidi="fa-IR"/>
        </w:rPr>
        <w:t xml:space="preserve"> </w:t>
      </w:r>
      <w:proofErr w:type="spellStart"/>
      <w:r w:rsidRPr="00612F1C">
        <w:rPr>
          <w:b/>
          <w:bCs/>
          <w:rtl/>
          <w:lang w:bidi="fa-IR"/>
        </w:rPr>
        <w:t>محرمانگی</w:t>
      </w:r>
      <w:proofErr w:type="spellEnd"/>
      <w:r w:rsidRPr="00612F1C">
        <w:rPr>
          <w:b/>
          <w:bCs/>
          <w:rtl/>
          <w:lang w:bidi="fa-IR"/>
        </w:rPr>
        <w:t xml:space="preserve"> و امنیت </w:t>
      </w:r>
      <w:proofErr w:type="spellStart"/>
      <w:r w:rsidRPr="00612F1C">
        <w:rPr>
          <w:b/>
          <w:bCs/>
          <w:rtl/>
          <w:lang w:bidi="fa-IR"/>
        </w:rPr>
        <w:t>داده‌ها</w:t>
      </w:r>
      <w:proofErr w:type="spellEnd"/>
    </w:p>
    <w:p w14:paraId="3BF37A85" w14:textId="3E59AF59" w:rsidR="00F47DD4" w:rsidRPr="00A97550" w:rsidRDefault="00612F1C" w:rsidP="00A97550">
      <w:pPr>
        <w:jc w:val="both"/>
        <w:rPr>
          <w:rtl/>
        </w:rPr>
      </w:pPr>
      <w:r w:rsidRPr="00612F1C">
        <w:rPr>
          <w:rtl/>
        </w:rPr>
        <w:t>در قانون «تأمین مالی تولید و زیرساخت‌ها»، جایگاه ویژه‌ای برای امنیت داده و حفظ محرمانگی در نظر گرفته شده است. مطابق ماده ۲ این قانون، «شورای ملی تأمین مالی» وظیفه دارد به منظور نظارت بر شرکت‌های اعتبارسنجی، آیین‌نامه‌هایی تدوین کند که یکی از اجزای اصلی آن، بر اساس جزء ۳-۵-۳ بند «ب»، صراحتاً «حفاظت اطلاعات و حفظ محرمانگی و امنیت داده‌ها» است. شورا علاوه بر این، موظف است سطح و کیفیت دسترسی دستگاه‌های اجرایی، مؤسسات اعتباری، صندوق‌های تضمین و سایر نهادهای ذی‌ربط به «پایگاه داده اعتباری کشور» را تعیین نماید؛ این اقدام باید با رعایت ملاحظات امنیتی، محرمانگی و به‌ویژه «حفظ حریم خصوصی اشخاص» صورت گیرد و در چارچوب «قانون مدیریت داده‌ها و اطلاعات ملی» انجام شود. همچنین، تمامی اشخاصی که مجاز به استفاده از اطلاعات پایگاه داده اعتباری هستند، مکلفند صرفاً در حدود دستورالعمل‌های شورا و قانون مذکور از داده‌ها بهره‌برداری کنند و در صورت تخطی، مطابق ماده ۱۹ قانون مجازات اسلامی، مشمول مجازات تعزیری درجه شش خواهند شد. این مجموعه مقررات نشان می‌دهد که قانون‌گذار، امنیت داده و محرمانگی را نه صرفاً یک ملاحظه فنی، بلکه یک الزام قانونی و نظارتی بنیادین تلقی کرده است. چنین رویکردی علاوه بر محافظت از اطلاعات حساس و حریم خصوصی شهروندان، از سوء‌استفاده یا افشای غیرمجاز داده‌ها پیشگیری کرده و اعتماد عمومی به نظام اعتبارسنجی و فرآیندهای تأمین مالی را تقویت می‌نماید</w:t>
      </w:r>
      <w:r w:rsidRPr="00612F1C">
        <w:t>.</w:t>
      </w:r>
    </w:p>
    <w:p w14:paraId="5BD779DE" w14:textId="520343A4" w:rsidR="000C7316" w:rsidRPr="00252A7C" w:rsidRDefault="000C7316" w:rsidP="000C7316">
      <w:pPr>
        <w:pStyle w:val="ListParagraph"/>
        <w:numPr>
          <w:ilvl w:val="0"/>
          <w:numId w:val="7"/>
        </w:numPr>
      </w:pPr>
      <w:r w:rsidRPr="00252A7C">
        <w:rPr>
          <w:b/>
          <w:bCs/>
          <w:rtl/>
        </w:rPr>
        <w:t>نهادسازی و ساختار نظارتی قوی‌تر</w:t>
      </w:r>
    </w:p>
    <w:p w14:paraId="746B155C" w14:textId="77777777" w:rsidR="000C7316" w:rsidRPr="00252A7C" w:rsidRDefault="000C7316" w:rsidP="005D7FCD">
      <w:pPr>
        <w:jc w:val="both"/>
      </w:pPr>
      <w:r w:rsidRPr="00252A7C">
        <w:rPr>
          <w:rtl/>
        </w:rPr>
        <w:lastRenderedPageBreak/>
        <w:t>آیین‌نامه سنجش اعتبار شورای</w:t>
      </w:r>
      <w:r w:rsidRPr="00252A7C">
        <w:rPr>
          <w:rFonts w:hint="cs"/>
          <w:rtl/>
        </w:rPr>
        <w:t xml:space="preserve"> سنجش اعتبار را</w:t>
      </w:r>
      <w:r w:rsidRPr="00252A7C">
        <w:rPr>
          <w:rtl/>
        </w:rPr>
        <w:t xml:space="preserve"> با ترکیب مشخص و دبیرخانه</w:t>
      </w:r>
      <w:r w:rsidRPr="00252A7C">
        <w:rPr>
          <w:rFonts w:hint="cs"/>
          <w:rtl/>
        </w:rPr>
        <w:t xml:space="preserve"> آن را</w:t>
      </w:r>
      <w:r w:rsidRPr="00252A7C">
        <w:rPr>
          <w:rtl/>
        </w:rPr>
        <w:t xml:space="preserve"> در بانک مرکزی پیش‌بینی کرد</w:t>
      </w:r>
      <w:r w:rsidRPr="00252A7C">
        <w:rPr>
          <w:rFonts w:hint="cs"/>
          <w:rtl/>
        </w:rPr>
        <w:t xml:space="preserve"> اما </w:t>
      </w:r>
      <w:r w:rsidRPr="00252A7C">
        <w:rPr>
          <w:rtl/>
        </w:rPr>
        <w:t xml:space="preserve">قانون تأمین مالی </w:t>
      </w:r>
      <w:r w:rsidRPr="00252A7C">
        <w:rPr>
          <w:rFonts w:hint="cs"/>
          <w:rtl/>
        </w:rPr>
        <w:t>تولید</w:t>
      </w:r>
      <w:r w:rsidRPr="00252A7C">
        <w:rPr>
          <w:rtl/>
          <w:lang w:bidi="fa-IR"/>
        </w:rPr>
        <w:t xml:space="preserve"> "</w:t>
      </w:r>
      <w:r w:rsidRPr="00252A7C">
        <w:rPr>
          <w:rtl/>
        </w:rPr>
        <w:t>شورای ملی تأمین مالی" را با ترکیب گسترده‌تر (شامل وزرا و رؤسای نهادهای اصلی مالی و نظارتی و ناظران مجلس) ایجاد می‌کند. این شورا وظایف وسیع‌تری در هماهنگی و هم‌افزایی بین نهادهای متولی تأمین مالی دارد. این نهاد قدرتمندتر و جامع‌نگرتر، به تصمیم‌گیری‌های کلان و یکپارچه در حوزه اعتبارسنجی و سایر ابعاد تأمین مالی می‌پردازد، که فراتر از حوزه اختیارات شورای قبلی است</w:t>
      </w:r>
      <w:r w:rsidRPr="00252A7C">
        <w:t>.</w:t>
      </w:r>
    </w:p>
    <w:p w14:paraId="7BC6FC9A" w14:textId="5223536E" w:rsidR="009D04BB" w:rsidRPr="00252A7C" w:rsidRDefault="009D04BB" w:rsidP="009D04BB">
      <w:pPr>
        <w:pStyle w:val="ListParagraph"/>
        <w:numPr>
          <w:ilvl w:val="0"/>
          <w:numId w:val="7"/>
        </w:numPr>
        <w:rPr>
          <w:b/>
          <w:bCs/>
          <w:rtl/>
        </w:rPr>
      </w:pPr>
      <w:r w:rsidRPr="00252A7C">
        <w:rPr>
          <w:rFonts w:hint="cs"/>
          <w:b/>
          <w:bCs/>
          <w:rtl/>
        </w:rPr>
        <w:t>شفافیت</w:t>
      </w:r>
      <w:r w:rsidRPr="00252A7C">
        <w:rPr>
          <w:b/>
          <w:bCs/>
          <w:rtl/>
        </w:rPr>
        <w:t xml:space="preserve"> </w:t>
      </w:r>
      <w:r w:rsidRPr="00252A7C">
        <w:rPr>
          <w:rFonts w:hint="cs"/>
          <w:b/>
          <w:bCs/>
          <w:rtl/>
        </w:rPr>
        <w:t>و</w:t>
      </w:r>
      <w:r w:rsidRPr="00252A7C">
        <w:rPr>
          <w:b/>
          <w:bCs/>
          <w:rtl/>
        </w:rPr>
        <w:t xml:space="preserve"> </w:t>
      </w:r>
      <w:r w:rsidRPr="00252A7C">
        <w:rPr>
          <w:rFonts w:hint="cs"/>
          <w:b/>
          <w:bCs/>
          <w:rtl/>
        </w:rPr>
        <w:t>پاسخگویی</w:t>
      </w:r>
      <w:r w:rsidRPr="00252A7C">
        <w:rPr>
          <w:b/>
          <w:bCs/>
          <w:rtl/>
        </w:rPr>
        <w:t xml:space="preserve"> </w:t>
      </w:r>
      <w:r w:rsidRPr="00252A7C">
        <w:rPr>
          <w:rFonts w:hint="cs"/>
          <w:b/>
          <w:bCs/>
          <w:rtl/>
        </w:rPr>
        <w:t>در</w:t>
      </w:r>
      <w:r w:rsidRPr="00252A7C">
        <w:rPr>
          <w:b/>
          <w:bCs/>
          <w:rtl/>
        </w:rPr>
        <w:t xml:space="preserve"> </w:t>
      </w:r>
      <w:r w:rsidRPr="00252A7C">
        <w:rPr>
          <w:rFonts w:hint="cs"/>
          <w:b/>
          <w:bCs/>
          <w:rtl/>
        </w:rPr>
        <w:t>فعالیت‌های</w:t>
      </w:r>
      <w:r w:rsidRPr="00252A7C">
        <w:rPr>
          <w:b/>
          <w:bCs/>
          <w:rtl/>
        </w:rPr>
        <w:t xml:space="preserve"> </w:t>
      </w:r>
      <w:r w:rsidRPr="00252A7C">
        <w:rPr>
          <w:rFonts w:hint="cs"/>
          <w:b/>
          <w:bCs/>
          <w:rtl/>
        </w:rPr>
        <w:t>اعتبارسنجی</w:t>
      </w:r>
    </w:p>
    <w:p w14:paraId="177C1429" w14:textId="514EB54C" w:rsidR="009D04BB" w:rsidRPr="00252A7C" w:rsidRDefault="009D04BB" w:rsidP="009D04BB">
      <w:pPr>
        <w:jc w:val="both"/>
      </w:pPr>
      <w:r w:rsidRPr="00252A7C">
        <w:rPr>
          <w:rFonts w:hint="cs"/>
          <w:rtl/>
        </w:rPr>
        <w:t>آیین‌نامه</w:t>
      </w:r>
      <w:r w:rsidRPr="00252A7C">
        <w:rPr>
          <w:rtl/>
        </w:rPr>
        <w:t xml:space="preserve"> </w:t>
      </w:r>
      <w:r w:rsidRPr="00252A7C">
        <w:rPr>
          <w:rFonts w:hint="cs"/>
          <w:rtl/>
        </w:rPr>
        <w:t>سنجش</w:t>
      </w:r>
      <w:r w:rsidRPr="00252A7C">
        <w:rPr>
          <w:rtl/>
        </w:rPr>
        <w:t xml:space="preserve"> </w:t>
      </w:r>
      <w:r w:rsidRPr="00252A7C">
        <w:rPr>
          <w:rFonts w:hint="cs"/>
          <w:rtl/>
        </w:rPr>
        <w:t>اعتبار،</w:t>
      </w:r>
      <w:r w:rsidRPr="00252A7C">
        <w:rPr>
          <w:rtl/>
        </w:rPr>
        <w:t xml:space="preserve"> </w:t>
      </w:r>
      <w:r w:rsidRPr="00252A7C">
        <w:rPr>
          <w:rFonts w:hint="cs"/>
          <w:rtl/>
        </w:rPr>
        <w:t>بر</w:t>
      </w:r>
      <w:r w:rsidRPr="00252A7C">
        <w:rPr>
          <w:rtl/>
        </w:rPr>
        <w:t xml:space="preserve"> </w:t>
      </w:r>
      <w:r w:rsidRPr="00252A7C">
        <w:rPr>
          <w:rFonts w:hint="cs"/>
          <w:rtl/>
        </w:rPr>
        <w:t>ضرورت</w:t>
      </w:r>
      <w:r w:rsidRPr="00252A7C">
        <w:rPr>
          <w:rtl/>
        </w:rPr>
        <w:t xml:space="preserve"> </w:t>
      </w:r>
      <w:r w:rsidRPr="00252A7C">
        <w:rPr>
          <w:rFonts w:hint="cs"/>
          <w:rtl/>
        </w:rPr>
        <w:t>رعایت</w:t>
      </w:r>
      <w:r w:rsidRPr="00252A7C">
        <w:rPr>
          <w:rtl/>
        </w:rPr>
        <w:t xml:space="preserve"> </w:t>
      </w:r>
      <w:r w:rsidRPr="00252A7C">
        <w:rPr>
          <w:rFonts w:hint="cs"/>
          <w:rtl/>
        </w:rPr>
        <w:t>محرمانگی</w:t>
      </w:r>
      <w:r w:rsidRPr="00252A7C">
        <w:rPr>
          <w:rtl/>
        </w:rPr>
        <w:t xml:space="preserve"> </w:t>
      </w:r>
      <w:r w:rsidRPr="00252A7C">
        <w:rPr>
          <w:rFonts w:hint="cs"/>
          <w:rtl/>
        </w:rPr>
        <w:t>داده‌ها</w:t>
      </w:r>
      <w:r w:rsidRPr="00252A7C">
        <w:rPr>
          <w:rtl/>
        </w:rPr>
        <w:t xml:space="preserve"> </w:t>
      </w:r>
      <w:r w:rsidRPr="00252A7C">
        <w:rPr>
          <w:rFonts w:hint="cs"/>
          <w:rtl/>
        </w:rPr>
        <w:t>تأکید</w:t>
      </w:r>
      <w:r w:rsidRPr="00252A7C">
        <w:rPr>
          <w:rtl/>
        </w:rPr>
        <w:t xml:space="preserve"> </w:t>
      </w:r>
      <w:r w:rsidRPr="00252A7C">
        <w:rPr>
          <w:rFonts w:hint="cs"/>
          <w:rtl/>
        </w:rPr>
        <w:t>نموده</w:t>
      </w:r>
      <w:r w:rsidRPr="00252A7C">
        <w:rPr>
          <w:rtl/>
        </w:rPr>
        <w:t xml:space="preserve"> </w:t>
      </w:r>
      <w:r w:rsidRPr="00252A7C">
        <w:rPr>
          <w:rFonts w:hint="cs"/>
          <w:rtl/>
        </w:rPr>
        <w:t>و</w:t>
      </w:r>
      <w:r w:rsidRPr="00252A7C">
        <w:rPr>
          <w:rtl/>
        </w:rPr>
        <w:t xml:space="preserve"> </w:t>
      </w:r>
      <w:r w:rsidRPr="00252A7C">
        <w:rPr>
          <w:rFonts w:hint="cs"/>
          <w:rtl/>
        </w:rPr>
        <w:t>مقام</w:t>
      </w:r>
      <w:r w:rsidRPr="00252A7C">
        <w:rPr>
          <w:rtl/>
        </w:rPr>
        <w:t xml:space="preserve"> </w:t>
      </w:r>
      <w:r w:rsidRPr="00252A7C">
        <w:rPr>
          <w:rFonts w:hint="cs"/>
          <w:rtl/>
        </w:rPr>
        <w:t>ناظر</w:t>
      </w:r>
      <w:r w:rsidRPr="00252A7C">
        <w:rPr>
          <w:rtl/>
        </w:rPr>
        <w:t xml:space="preserve"> </w:t>
      </w:r>
      <w:r w:rsidRPr="00252A7C">
        <w:rPr>
          <w:rFonts w:hint="cs"/>
          <w:rtl/>
        </w:rPr>
        <w:t>را</w:t>
      </w:r>
      <w:r w:rsidRPr="00252A7C">
        <w:rPr>
          <w:rtl/>
        </w:rPr>
        <w:t xml:space="preserve"> </w:t>
      </w:r>
      <w:r w:rsidRPr="00252A7C">
        <w:rPr>
          <w:rFonts w:hint="cs"/>
          <w:rtl/>
        </w:rPr>
        <w:t>مکلف</w:t>
      </w:r>
      <w:r w:rsidRPr="00252A7C">
        <w:rPr>
          <w:rtl/>
        </w:rPr>
        <w:t xml:space="preserve"> </w:t>
      </w:r>
      <w:r w:rsidRPr="00252A7C">
        <w:rPr>
          <w:rFonts w:hint="cs"/>
          <w:rtl/>
        </w:rPr>
        <w:t>به</w:t>
      </w:r>
      <w:r w:rsidRPr="00252A7C">
        <w:rPr>
          <w:rtl/>
        </w:rPr>
        <w:t xml:space="preserve"> </w:t>
      </w:r>
      <w:r w:rsidRPr="00252A7C">
        <w:rPr>
          <w:rFonts w:hint="cs"/>
          <w:rtl/>
        </w:rPr>
        <w:t>تدوین</w:t>
      </w:r>
      <w:r w:rsidRPr="00252A7C">
        <w:rPr>
          <w:rtl/>
        </w:rPr>
        <w:t xml:space="preserve"> </w:t>
      </w:r>
      <w:r w:rsidRPr="00252A7C">
        <w:rPr>
          <w:rFonts w:hint="cs"/>
          <w:rtl/>
        </w:rPr>
        <w:t>دستورالعملی</w:t>
      </w:r>
      <w:r w:rsidRPr="00252A7C">
        <w:rPr>
          <w:rtl/>
        </w:rPr>
        <w:t xml:space="preserve"> </w:t>
      </w:r>
      <w:r w:rsidRPr="00252A7C">
        <w:rPr>
          <w:rFonts w:hint="cs"/>
          <w:rtl/>
        </w:rPr>
        <w:t>برای</w:t>
      </w:r>
      <w:r w:rsidRPr="00252A7C">
        <w:rPr>
          <w:rtl/>
        </w:rPr>
        <w:t xml:space="preserve"> </w:t>
      </w:r>
      <w:r w:rsidRPr="00252A7C">
        <w:rPr>
          <w:rFonts w:hint="cs"/>
          <w:rtl/>
        </w:rPr>
        <w:t>رسیدگی</w:t>
      </w:r>
      <w:r w:rsidRPr="00252A7C">
        <w:rPr>
          <w:rtl/>
        </w:rPr>
        <w:t xml:space="preserve"> </w:t>
      </w:r>
      <w:r w:rsidRPr="00252A7C">
        <w:rPr>
          <w:rFonts w:hint="cs"/>
          <w:rtl/>
        </w:rPr>
        <w:t>به</w:t>
      </w:r>
      <w:r w:rsidRPr="00252A7C">
        <w:rPr>
          <w:rtl/>
        </w:rPr>
        <w:t xml:space="preserve"> </w:t>
      </w:r>
      <w:r w:rsidRPr="00252A7C">
        <w:rPr>
          <w:rFonts w:hint="cs"/>
          <w:rtl/>
        </w:rPr>
        <w:t>شکایات</w:t>
      </w:r>
      <w:r w:rsidRPr="00252A7C">
        <w:rPr>
          <w:rtl/>
        </w:rPr>
        <w:t xml:space="preserve"> </w:t>
      </w:r>
      <w:r w:rsidRPr="00252A7C">
        <w:rPr>
          <w:rFonts w:hint="cs"/>
          <w:rtl/>
        </w:rPr>
        <w:t>قرار</w:t>
      </w:r>
      <w:r w:rsidRPr="00252A7C">
        <w:rPr>
          <w:rtl/>
        </w:rPr>
        <w:t xml:space="preserve"> </w:t>
      </w:r>
      <w:r w:rsidRPr="00252A7C">
        <w:rPr>
          <w:rFonts w:hint="cs"/>
          <w:rtl/>
        </w:rPr>
        <w:t>داده</w:t>
      </w:r>
      <w:r w:rsidRPr="00252A7C">
        <w:rPr>
          <w:rtl/>
        </w:rPr>
        <w:t xml:space="preserve"> </w:t>
      </w:r>
      <w:r w:rsidRPr="00252A7C">
        <w:rPr>
          <w:rFonts w:hint="cs"/>
          <w:rtl/>
        </w:rPr>
        <w:t>بود</w:t>
      </w:r>
      <w:r w:rsidRPr="00252A7C">
        <w:rPr>
          <w:rtl/>
        </w:rPr>
        <w:t xml:space="preserve">. </w:t>
      </w:r>
      <w:r w:rsidRPr="00252A7C">
        <w:rPr>
          <w:rFonts w:hint="cs"/>
          <w:rtl/>
        </w:rPr>
        <w:t>با</w:t>
      </w:r>
      <w:r w:rsidRPr="00252A7C">
        <w:rPr>
          <w:rtl/>
        </w:rPr>
        <w:t xml:space="preserve"> </w:t>
      </w:r>
      <w:r w:rsidRPr="00252A7C">
        <w:rPr>
          <w:rFonts w:hint="cs"/>
          <w:rtl/>
        </w:rPr>
        <w:t>این</w:t>
      </w:r>
      <w:r w:rsidRPr="00252A7C">
        <w:rPr>
          <w:rtl/>
        </w:rPr>
        <w:t xml:space="preserve"> </w:t>
      </w:r>
      <w:r w:rsidRPr="00252A7C">
        <w:rPr>
          <w:rFonts w:hint="cs"/>
          <w:rtl/>
        </w:rPr>
        <w:t>حال،</w:t>
      </w:r>
      <w:r w:rsidRPr="00252A7C">
        <w:rPr>
          <w:rtl/>
        </w:rPr>
        <w:t xml:space="preserve"> </w:t>
      </w:r>
      <w:r w:rsidRPr="00252A7C">
        <w:rPr>
          <w:rFonts w:hint="cs"/>
          <w:rtl/>
        </w:rPr>
        <w:t>در</w:t>
      </w:r>
      <w:r w:rsidRPr="00252A7C">
        <w:rPr>
          <w:rtl/>
        </w:rPr>
        <w:t xml:space="preserve"> </w:t>
      </w:r>
      <w:r w:rsidRPr="00252A7C">
        <w:rPr>
          <w:rFonts w:hint="cs"/>
          <w:rtl/>
        </w:rPr>
        <w:t>قانون</w:t>
      </w:r>
      <w:r w:rsidRPr="00252A7C">
        <w:rPr>
          <w:rtl/>
        </w:rPr>
        <w:t xml:space="preserve"> </w:t>
      </w:r>
      <w:r w:rsidRPr="00252A7C">
        <w:rPr>
          <w:rFonts w:hint="cs"/>
          <w:rtl/>
        </w:rPr>
        <w:t>تأمین</w:t>
      </w:r>
      <w:r w:rsidRPr="00252A7C">
        <w:rPr>
          <w:rtl/>
        </w:rPr>
        <w:t xml:space="preserve"> </w:t>
      </w:r>
      <w:r w:rsidRPr="00252A7C">
        <w:rPr>
          <w:rFonts w:hint="cs"/>
          <w:rtl/>
        </w:rPr>
        <w:t>مالی</w:t>
      </w:r>
      <w:r w:rsidRPr="00252A7C">
        <w:rPr>
          <w:rtl/>
        </w:rPr>
        <w:t xml:space="preserve"> </w:t>
      </w:r>
      <w:r w:rsidRPr="00252A7C">
        <w:rPr>
          <w:rFonts w:hint="cs"/>
          <w:rtl/>
        </w:rPr>
        <w:t>تولید</w:t>
      </w:r>
      <w:r w:rsidRPr="00252A7C">
        <w:rPr>
          <w:rtl/>
        </w:rPr>
        <w:t xml:space="preserve"> </w:t>
      </w:r>
      <w:r w:rsidRPr="00252A7C">
        <w:rPr>
          <w:rFonts w:hint="cs"/>
          <w:rtl/>
        </w:rPr>
        <w:t>و</w:t>
      </w:r>
      <w:r w:rsidRPr="00252A7C">
        <w:rPr>
          <w:rtl/>
        </w:rPr>
        <w:t xml:space="preserve"> </w:t>
      </w:r>
      <w:r w:rsidRPr="00252A7C">
        <w:rPr>
          <w:rFonts w:hint="cs"/>
          <w:rtl/>
        </w:rPr>
        <w:t>زیرساخت‌ها</w:t>
      </w:r>
      <w:r w:rsidRPr="00252A7C">
        <w:rPr>
          <w:rtl/>
        </w:rPr>
        <w:t xml:space="preserve"> </w:t>
      </w:r>
      <w:r w:rsidRPr="00252A7C">
        <w:rPr>
          <w:rFonts w:hint="cs"/>
          <w:rtl/>
        </w:rPr>
        <w:t>و</w:t>
      </w:r>
      <w:r w:rsidRPr="00252A7C">
        <w:rPr>
          <w:rtl/>
        </w:rPr>
        <w:t xml:space="preserve"> </w:t>
      </w:r>
      <w:r w:rsidRPr="00252A7C">
        <w:rPr>
          <w:rFonts w:hint="cs"/>
          <w:rtl/>
        </w:rPr>
        <w:t>دستورالعمل‌های</w:t>
      </w:r>
      <w:r w:rsidRPr="00252A7C">
        <w:rPr>
          <w:rtl/>
        </w:rPr>
        <w:t xml:space="preserve"> </w:t>
      </w:r>
      <w:r w:rsidRPr="00252A7C">
        <w:rPr>
          <w:rFonts w:hint="cs"/>
          <w:rtl/>
        </w:rPr>
        <w:t>اجرایی</w:t>
      </w:r>
      <w:r w:rsidRPr="00252A7C">
        <w:rPr>
          <w:rtl/>
        </w:rPr>
        <w:t xml:space="preserve"> </w:t>
      </w:r>
      <w:r w:rsidRPr="00252A7C">
        <w:rPr>
          <w:rFonts w:hint="cs"/>
          <w:rtl/>
        </w:rPr>
        <w:t>آن،</w:t>
      </w:r>
      <w:r w:rsidRPr="00252A7C">
        <w:rPr>
          <w:rtl/>
        </w:rPr>
        <w:t xml:space="preserve"> </w:t>
      </w:r>
      <w:r w:rsidRPr="00252A7C">
        <w:rPr>
          <w:rFonts w:hint="cs"/>
          <w:rtl/>
        </w:rPr>
        <w:t>فرآیند</w:t>
      </w:r>
      <w:r w:rsidRPr="00252A7C">
        <w:rPr>
          <w:rtl/>
        </w:rPr>
        <w:t xml:space="preserve"> </w:t>
      </w:r>
      <w:r w:rsidRPr="00252A7C">
        <w:rPr>
          <w:rFonts w:hint="cs"/>
          <w:rtl/>
        </w:rPr>
        <w:t>ثبت</w:t>
      </w:r>
      <w:r w:rsidRPr="00252A7C">
        <w:rPr>
          <w:rtl/>
        </w:rPr>
        <w:t xml:space="preserve"> </w:t>
      </w:r>
      <w:r w:rsidRPr="00252A7C">
        <w:rPr>
          <w:rFonts w:hint="cs"/>
          <w:rtl/>
        </w:rPr>
        <w:t>و</w:t>
      </w:r>
      <w:r w:rsidRPr="00252A7C">
        <w:rPr>
          <w:rtl/>
        </w:rPr>
        <w:t xml:space="preserve"> </w:t>
      </w:r>
      <w:r w:rsidRPr="00252A7C">
        <w:rPr>
          <w:rFonts w:hint="cs"/>
          <w:rtl/>
        </w:rPr>
        <w:t>رسیدگی</w:t>
      </w:r>
      <w:r w:rsidRPr="00252A7C">
        <w:rPr>
          <w:rtl/>
        </w:rPr>
        <w:t xml:space="preserve"> </w:t>
      </w:r>
      <w:r w:rsidRPr="00252A7C">
        <w:rPr>
          <w:rFonts w:hint="cs"/>
          <w:rtl/>
        </w:rPr>
        <w:t>به</w:t>
      </w:r>
      <w:r w:rsidRPr="00252A7C">
        <w:rPr>
          <w:rtl/>
        </w:rPr>
        <w:t xml:space="preserve"> </w:t>
      </w:r>
      <w:r w:rsidRPr="00252A7C">
        <w:rPr>
          <w:rFonts w:hint="cs"/>
          <w:rtl/>
        </w:rPr>
        <w:t>اعتراضات</w:t>
      </w:r>
      <w:r w:rsidRPr="00252A7C">
        <w:rPr>
          <w:rtl/>
        </w:rPr>
        <w:t xml:space="preserve"> </w:t>
      </w:r>
      <w:r w:rsidRPr="00252A7C">
        <w:rPr>
          <w:rFonts w:hint="cs"/>
          <w:rtl/>
        </w:rPr>
        <w:t>نسبت</w:t>
      </w:r>
      <w:r w:rsidRPr="00252A7C">
        <w:rPr>
          <w:rtl/>
        </w:rPr>
        <w:t xml:space="preserve"> </w:t>
      </w:r>
      <w:r w:rsidRPr="00252A7C">
        <w:rPr>
          <w:rFonts w:hint="cs"/>
          <w:rtl/>
        </w:rPr>
        <w:t>به</w:t>
      </w:r>
      <w:r w:rsidRPr="00252A7C">
        <w:rPr>
          <w:rtl/>
        </w:rPr>
        <w:t xml:space="preserve"> </w:t>
      </w:r>
      <w:r w:rsidRPr="00252A7C">
        <w:rPr>
          <w:rFonts w:hint="cs"/>
          <w:rtl/>
        </w:rPr>
        <w:t>گزارش‌های</w:t>
      </w:r>
      <w:r w:rsidRPr="00252A7C">
        <w:rPr>
          <w:rtl/>
        </w:rPr>
        <w:t xml:space="preserve"> </w:t>
      </w:r>
      <w:r w:rsidRPr="00252A7C">
        <w:rPr>
          <w:rFonts w:hint="cs"/>
          <w:rtl/>
        </w:rPr>
        <w:t>اعتباری</w:t>
      </w:r>
      <w:r w:rsidRPr="00252A7C">
        <w:rPr>
          <w:rtl/>
        </w:rPr>
        <w:t xml:space="preserve"> </w:t>
      </w:r>
      <w:r w:rsidRPr="00252A7C">
        <w:rPr>
          <w:rFonts w:hint="cs"/>
          <w:rtl/>
        </w:rPr>
        <w:t>با</w:t>
      </w:r>
      <w:r w:rsidRPr="00252A7C">
        <w:rPr>
          <w:rtl/>
        </w:rPr>
        <w:t xml:space="preserve"> </w:t>
      </w:r>
      <w:r w:rsidRPr="00252A7C">
        <w:rPr>
          <w:rFonts w:hint="cs"/>
          <w:rtl/>
        </w:rPr>
        <w:t>جزئیات</w:t>
      </w:r>
      <w:r w:rsidRPr="00252A7C">
        <w:rPr>
          <w:rtl/>
        </w:rPr>
        <w:t xml:space="preserve"> </w:t>
      </w:r>
      <w:r w:rsidRPr="00252A7C">
        <w:rPr>
          <w:rFonts w:hint="cs"/>
          <w:rtl/>
        </w:rPr>
        <w:t>کامل،</w:t>
      </w:r>
      <w:r w:rsidRPr="00252A7C">
        <w:rPr>
          <w:rtl/>
        </w:rPr>
        <w:t xml:space="preserve"> </w:t>
      </w:r>
      <w:r w:rsidRPr="00252A7C">
        <w:rPr>
          <w:rFonts w:hint="cs"/>
          <w:rtl/>
        </w:rPr>
        <w:t>شامل</w:t>
      </w:r>
      <w:r w:rsidRPr="00252A7C">
        <w:rPr>
          <w:rtl/>
        </w:rPr>
        <w:t xml:space="preserve"> </w:t>
      </w:r>
      <w:r w:rsidRPr="00252A7C">
        <w:rPr>
          <w:rFonts w:hint="cs"/>
          <w:rtl/>
        </w:rPr>
        <w:t>مراحل</w:t>
      </w:r>
      <w:r w:rsidRPr="00252A7C">
        <w:rPr>
          <w:rtl/>
        </w:rPr>
        <w:t xml:space="preserve"> </w:t>
      </w:r>
      <w:r w:rsidRPr="00252A7C">
        <w:rPr>
          <w:rFonts w:hint="cs"/>
          <w:rtl/>
        </w:rPr>
        <w:t>اجرایی،</w:t>
      </w:r>
      <w:r w:rsidRPr="00252A7C">
        <w:rPr>
          <w:rtl/>
        </w:rPr>
        <w:t xml:space="preserve"> </w:t>
      </w:r>
      <w:r w:rsidRPr="00252A7C">
        <w:rPr>
          <w:rFonts w:hint="cs"/>
          <w:rtl/>
        </w:rPr>
        <w:t>زمان‌بندی</w:t>
      </w:r>
      <w:r w:rsidRPr="00252A7C">
        <w:rPr>
          <w:rtl/>
        </w:rPr>
        <w:t xml:space="preserve"> </w:t>
      </w:r>
      <w:r w:rsidRPr="00252A7C">
        <w:rPr>
          <w:rFonts w:hint="cs"/>
          <w:rtl/>
        </w:rPr>
        <w:t>مشخص</w:t>
      </w:r>
      <w:r w:rsidRPr="00252A7C">
        <w:rPr>
          <w:rtl/>
        </w:rPr>
        <w:t xml:space="preserve"> </w:t>
      </w:r>
      <w:r w:rsidRPr="00252A7C">
        <w:rPr>
          <w:rFonts w:hint="cs"/>
          <w:rtl/>
        </w:rPr>
        <w:t>و</w:t>
      </w:r>
      <w:r w:rsidRPr="00252A7C">
        <w:rPr>
          <w:rtl/>
        </w:rPr>
        <w:t xml:space="preserve"> </w:t>
      </w:r>
      <w:r w:rsidRPr="00252A7C">
        <w:rPr>
          <w:rFonts w:hint="cs"/>
          <w:rtl/>
        </w:rPr>
        <w:t>تعیین</w:t>
      </w:r>
      <w:r w:rsidRPr="00252A7C">
        <w:rPr>
          <w:rtl/>
        </w:rPr>
        <w:t xml:space="preserve"> </w:t>
      </w:r>
      <w:r w:rsidRPr="00252A7C">
        <w:rPr>
          <w:rFonts w:hint="cs"/>
          <w:rtl/>
        </w:rPr>
        <w:t>دقیق</w:t>
      </w:r>
      <w:r w:rsidRPr="00252A7C">
        <w:rPr>
          <w:rtl/>
        </w:rPr>
        <w:t xml:space="preserve"> </w:t>
      </w:r>
      <w:r w:rsidRPr="00252A7C">
        <w:rPr>
          <w:rFonts w:hint="cs"/>
          <w:rtl/>
        </w:rPr>
        <w:t>مسئولیت‌ها،</w:t>
      </w:r>
      <w:r w:rsidRPr="00252A7C">
        <w:rPr>
          <w:rtl/>
        </w:rPr>
        <w:t xml:space="preserve"> </w:t>
      </w:r>
      <w:r w:rsidRPr="00252A7C">
        <w:rPr>
          <w:rFonts w:hint="cs"/>
          <w:rtl/>
        </w:rPr>
        <w:t>مورد</w:t>
      </w:r>
      <w:r w:rsidRPr="00252A7C">
        <w:rPr>
          <w:rtl/>
        </w:rPr>
        <w:t xml:space="preserve"> </w:t>
      </w:r>
      <w:r w:rsidRPr="00252A7C">
        <w:rPr>
          <w:rFonts w:hint="cs"/>
          <w:rtl/>
        </w:rPr>
        <w:t>تصریح</w:t>
      </w:r>
      <w:r w:rsidRPr="00252A7C">
        <w:rPr>
          <w:rtl/>
        </w:rPr>
        <w:t xml:space="preserve"> </w:t>
      </w:r>
      <w:r w:rsidRPr="00252A7C">
        <w:rPr>
          <w:rFonts w:hint="cs"/>
          <w:rtl/>
        </w:rPr>
        <w:t>قرار</w:t>
      </w:r>
      <w:r w:rsidRPr="00252A7C">
        <w:rPr>
          <w:rtl/>
        </w:rPr>
        <w:t xml:space="preserve"> </w:t>
      </w:r>
      <w:r w:rsidRPr="00252A7C">
        <w:rPr>
          <w:rFonts w:hint="cs"/>
          <w:rtl/>
        </w:rPr>
        <w:t>گرفته</w:t>
      </w:r>
      <w:r w:rsidRPr="00252A7C">
        <w:rPr>
          <w:rtl/>
        </w:rPr>
        <w:t xml:space="preserve"> </w:t>
      </w:r>
      <w:r w:rsidRPr="00252A7C">
        <w:rPr>
          <w:rFonts w:hint="cs"/>
          <w:rtl/>
        </w:rPr>
        <w:t>است</w:t>
      </w:r>
      <w:r w:rsidRPr="00252A7C">
        <w:rPr>
          <w:rtl/>
        </w:rPr>
        <w:t>.</w:t>
      </w:r>
      <w:r w:rsidRPr="00252A7C">
        <w:t xml:space="preserve"> </w:t>
      </w:r>
      <w:r w:rsidRPr="00252A7C">
        <w:rPr>
          <w:rFonts w:hint="cs"/>
          <w:rtl/>
        </w:rPr>
        <w:t>این</w:t>
      </w:r>
      <w:r w:rsidRPr="00252A7C">
        <w:rPr>
          <w:rtl/>
        </w:rPr>
        <w:t xml:space="preserve"> </w:t>
      </w:r>
      <w:r w:rsidRPr="00252A7C">
        <w:rPr>
          <w:rFonts w:hint="cs"/>
          <w:rtl/>
        </w:rPr>
        <w:t>تحول</w:t>
      </w:r>
      <w:r w:rsidRPr="00252A7C">
        <w:rPr>
          <w:rtl/>
        </w:rPr>
        <w:t xml:space="preserve"> </w:t>
      </w:r>
      <w:r w:rsidRPr="00252A7C">
        <w:rPr>
          <w:rFonts w:hint="cs"/>
          <w:rtl/>
        </w:rPr>
        <w:t>حقوقی</w:t>
      </w:r>
      <w:r w:rsidRPr="00252A7C">
        <w:rPr>
          <w:rtl/>
        </w:rPr>
        <w:t xml:space="preserve"> </w:t>
      </w:r>
      <w:r w:rsidRPr="00252A7C">
        <w:rPr>
          <w:rFonts w:hint="cs"/>
          <w:rtl/>
        </w:rPr>
        <w:t>منجر</w:t>
      </w:r>
      <w:r w:rsidRPr="00252A7C">
        <w:rPr>
          <w:rtl/>
        </w:rPr>
        <w:t xml:space="preserve"> </w:t>
      </w:r>
      <w:r w:rsidRPr="00252A7C">
        <w:rPr>
          <w:rFonts w:hint="cs"/>
          <w:rtl/>
        </w:rPr>
        <w:t>به</w:t>
      </w:r>
      <w:r w:rsidRPr="00252A7C">
        <w:rPr>
          <w:rtl/>
        </w:rPr>
        <w:t xml:space="preserve"> </w:t>
      </w:r>
      <w:r w:rsidRPr="00252A7C">
        <w:rPr>
          <w:rFonts w:hint="cs"/>
          <w:rtl/>
        </w:rPr>
        <w:t>ارتقای</w:t>
      </w:r>
      <w:r w:rsidRPr="00252A7C">
        <w:rPr>
          <w:rtl/>
        </w:rPr>
        <w:t xml:space="preserve"> </w:t>
      </w:r>
      <w:r w:rsidRPr="00252A7C">
        <w:rPr>
          <w:rFonts w:hint="cs"/>
          <w:rtl/>
        </w:rPr>
        <w:t>سطح</w:t>
      </w:r>
      <w:r w:rsidRPr="00252A7C">
        <w:rPr>
          <w:rtl/>
        </w:rPr>
        <w:t xml:space="preserve"> </w:t>
      </w:r>
      <w:r w:rsidRPr="00252A7C">
        <w:rPr>
          <w:rFonts w:hint="cs"/>
          <w:rtl/>
        </w:rPr>
        <w:t>حمایت</w:t>
      </w:r>
      <w:r w:rsidRPr="00252A7C">
        <w:rPr>
          <w:rtl/>
        </w:rPr>
        <w:t xml:space="preserve"> </w:t>
      </w:r>
      <w:r w:rsidRPr="00252A7C">
        <w:rPr>
          <w:rFonts w:hint="cs"/>
          <w:rtl/>
        </w:rPr>
        <w:t>از</w:t>
      </w:r>
      <w:r w:rsidRPr="00252A7C">
        <w:rPr>
          <w:rtl/>
        </w:rPr>
        <w:t xml:space="preserve"> </w:t>
      </w:r>
      <w:r w:rsidRPr="00252A7C">
        <w:rPr>
          <w:rFonts w:hint="cs"/>
          <w:rtl/>
        </w:rPr>
        <w:t>حقوق</w:t>
      </w:r>
      <w:r w:rsidRPr="00252A7C">
        <w:rPr>
          <w:rtl/>
        </w:rPr>
        <w:t xml:space="preserve"> </w:t>
      </w:r>
      <w:r w:rsidRPr="00252A7C">
        <w:rPr>
          <w:rFonts w:hint="cs"/>
          <w:rtl/>
        </w:rPr>
        <w:t>اشخاص،</w:t>
      </w:r>
      <w:r w:rsidRPr="00252A7C">
        <w:rPr>
          <w:rtl/>
        </w:rPr>
        <w:t xml:space="preserve"> </w:t>
      </w:r>
      <w:r w:rsidRPr="00252A7C">
        <w:rPr>
          <w:rFonts w:hint="cs"/>
          <w:rtl/>
        </w:rPr>
        <w:t>افزایش</w:t>
      </w:r>
      <w:r w:rsidRPr="00252A7C">
        <w:rPr>
          <w:rtl/>
        </w:rPr>
        <w:t xml:space="preserve"> </w:t>
      </w:r>
      <w:r w:rsidRPr="00252A7C">
        <w:rPr>
          <w:rFonts w:hint="cs"/>
          <w:rtl/>
        </w:rPr>
        <w:t>مسئولیت‌پذیری</w:t>
      </w:r>
      <w:r w:rsidRPr="00252A7C">
        <w:rPr>
          <w:rtl/>
        </w:rPr>
        <w:t xml:space="preserve"> </w:t>
      </w:r>
      <w:r w:rsidRPr="00252A7C">
        <w:rPr>
          <w:rFonts w:hint="cs"/>
          <w:rtl/>
        </w:rPr>
        <w:t>شرکت‌های</w:t>
      </w:r>
      <w:r w:rsidRPr="00252A7C">
        <w:rPr>
          <w:rtl/>
        </w:rPr>
        <w:t xml:space="preserve"> </w:t>
      </w:r>
      <w:r w:rsidRPr="00252A7C">
        <w:rPr>
          <w:rFonts w:hint="cs"/>
          <w:rtl/>
        </w:rPr>
        <w:t>اعتبارسنجی</w:t>
      </w:r>
      <w:r w:rsidRPr="00252A7C">
        <w:rPr>
          <w:rtl/>
        </w:rPr>
        <w:t xml:space="preserve"> </w:t>
      </w:r>
      <w:r w:rsidRPr="00252A7C">
        <w:rPr>
          <w:rFonts w:hint="cs"/>
          <w:rtl/>
        </w:rPr>
        <w:t>و</w:t>
      </w:r>
      <w:r w:rsidRPr="00252A7C">
        <w:rPr>
          <w:rtl/>
        </w:rPr>
        <w:t xml:space="preserve"> </w:t>
      </w:r>
      <w:r w:rsidRPr="00252A7C">
        <w:rPr>
          <w:rFonts w:hint="cs"/>
          <w:rtl/>
        </w:rPr>
        <w:t>شفاف‌تر</w:t>
      </w:r>
      <w:r w:rsidRPr="00252A7C">
        <w:rPr>
          <w:rtl/>
        </w:rPr>
        <w:t xml:space="preserve"> </w:t>
      </w:r>
      <w:r w:rsidRPr="00252A7C">
        <w:rPr>
          <w:rFonts w:hint="cs"/>
          <w:rtl/>
        </w:rPr>
        <w:t>شدن</w:t>
      </w:r>
      <w:r w:rsidRPr="00252A7C">
        <w:rPr>
          <w:rtl/>
        </w:rPr>
        <w:t xml:space="preserve"> </w:t>
      </w:r>
      <w:r w:rsidRPr="00252A7C">
        <w:rPr>
          <w:rFonts w:hint="cs"/>
          <w:rtl/>
        </w:rPr>
        <w:t>روابط</w:t>
      </w:r>
      <w:r w:rsidRPr="00252A7C">
        <w:rPr>
          <w:rtl/>
        </w:rPr>
        <w:t xml:space="preserve"> </w:t>
      </w:r>
      <w:r w:rsidRPr="00252A7C">
        <w:rPr>
          <w:rFonts w:hint="cs"/>
          <w:rtl/>
        </w:rPr>
        <w:t>میان</w:t>
      </w:r>
      <w:r w:rsidRPr="00252A7C">
        <w:rPr>
          <w:rtl/>
        </w:rPr>
        <w:t xml:space="preserve"> </w:t>
      </w:r>
      <w:r w:rsidRPr="00252A7C">
        <w:rPr>
          <w:rFonts w:hint="cs"/>
          <w:rtl/>
        </w:rPr>
        <w:t>ذی‌نفعان</w:t>
      </w:r>
      <w:r w:rsidRPr="00252A7C">
        <w:rPr>
          <w:rtl/>
        </w:rPr>
        <w:t xml:space="preserve"> </w:t>
      </w:r>
      <w:r w:rsidRPr="00252A7C">
        <w:rPr>
          <w:rFonts w:hint="cs"/>
          <w:rtl/>
        </w:rPr>
        <w:t>می‌گردد</w:t>
      </w:r>
      <w:r w:rsidRPr="00252A7C">
        <w:rPr>
          <w:rtl/>
        </w:rPr>
        <w:t xml:space="preserve">. </w:t>
      </w:r>
      <w:r w:rsidRPr="00252A7C">
        <w:rPr>
          <w:rFonts w:hint="cs"/>
          <w:rtl/>
        </w:rPr>
        <w:t>افزون</w:t>
      </w:r>
      <w:r w:rsidRPr="00252A7C">
        <w:rPr>
          <w:rtl/>
        </w:rPr>
        <w:t xml:space="preserve"> </w:t>
      </w:r>
      <w:r w:rsidRPr="00252A7C">
        <w:rPr>
          <w:rFonts w:hint="cs"/>
          <w:rtl/>
        </w:rPr>
        <w:t>بر</w:t>
      </w:r>
      <w:r w:rsidRPr="00252A7C">
        <w:rPr>
          <w:rtl/>
        </w:rPr>
        <w:t xml:space="preserve"> </w:t>
      </w:r>
      <w:r w:rsidRPr="00252A7C">
        <w:rPr>
          <w:rFonts w:hint="cs"/>
          <w:rtl/>
        </w:rPr>
        <w:t>آن،</w:t>
      </w:r>
      <w:r w:rsidRPr="00252A7C">
        <w:rPr>
          <w:rtl/>
        </w:rPr>
        <w:t xml:space="preserve"> </w:t>
      </w:r>
      <w:r w:rsidRPr="00252A7C">
        <w:rPr>
          <w:rFonts w:hint="cs"/>
          <w:rtl/>
        </w:rPr>
        <w:t>نظارت</w:t>
      </w:r>
      <w:r w:rsidRPr="00252A7C">
        <w:rPr>
          <w:rtl/>
        </w:rPr>
        <w:t xml:space="preserve"> </w:t>
      </w:r>
      <w:r w:rsidRPr="00252A7C">
        <w:rPr>
          <w:rFonts w:hint="cs"/>
          <w:rtl/>
        </w:rPr>
        <w:t>بر</w:t>
      </w:r>
      <w:r w:rsidRPr="00252A7C">
        <w:rPr>
          <w:rtl/>
        </w:rPr>
        <w:t xml:space="preserve"> </w:t>
      </w:r>
      <w:r w:rsidRPr="00252A7C">
        <w:rPr>
          <w:rFonts w:hint="cs"/>
          <w:rtl/>
        </w:rPr>
        <w:t>فعالیت‌های</w:t>
      </w:r>
      <w:r w:rsidRPr="00252A7C">
        <w:rPr>
          <w:rtl/>
        </w:rPr>
        <w:t xml:space="preserve"> </w:t>
      </w:r>
      <w:r w:rsidRPr="00252A7C">
        <w:rPr>
          <w:rFonts w:hint="cs"/>
          <w:rtl/>
        </w:rPr>
        <w:t>شرکت‌ها</w:t>
      </w:r>
      <w:r w:rsidRPr="00252A7C">
        <w:rPr>
          <w:rtl/>
        </w:rPr>
        <w:t xml:space="preserve"> </w:t>
      </w:r>
      <w:r w:rsidRPr="00252A7C">
        <w:rPr>
          <w:rFonts w:hint="cs"/>
          <w:rtl/>
        </w:rPr>
        <w:t>و</w:t>
      </w:r>
      <w:r w:rsidRPr="00252A7C">
        <w:rPr>
          <w:rtl/>
        </w:rPr>
        <w:t xml:space="preserve"> </w:t>
      </w:r>
      <w:r w:rsidRPr="00252A7C">
        <w:rPr>
          <w:rFonts w:hint="cs"/>
          <w:rtl/>
        </w:rPr>
        <w:t>احراز</w:t>
      </w:r>
      <w:r w:rsidRPr="00252A7C">
        <w:rPr>
          <w:rtl/>
        </w:rPr>
        <w:t xml:space="preserve"> </w:t>
      </w:r>
      <w:r w:rsidRPr="00252A7C">
        <w:rPr>
          <w:rFonts w:hint="cs"/>
          <w:rtl/>
        </w:rPr>
        <w:t>صلاحیت</w:t>
      </w:r>
      <w:r w:rsidRPr="00252A7C">
        <w:rPr>
          <w:rtl/>
        </w:rPr>
        <w:t xml:space="preserve"> </w:t>
      </w:r>
      <w:r w:rsidRPr="00252A7C">
        <w:rPr>
          <w:rFonts w:hint="cs"/>
          <w:rtl/>
        </w:rPr>
        <w:t>مدیران</w:t>
      </w:r>
      <w:r w:rsidRPr="00252A7C">
        <w:rPr>
          <w:rtl/>
        </w:rPr>
        <w:t xml:space="preserve"> </w:t>
      </w:r>
      <w:r w:rsidRPr="00252A7C">
        <w:rPr>
          <w:rFonts w:hint="cs"/>
          <w:rtl/>
        </w:rPr>
        <w:t>در</w:t>
      </w:r>
      <w:r w:rsidRPr="00252A7C">
        <w:rPr>
          <w:rtl/>
        </w:rPr>
        <w:t xml:space="preserve"> </w:t>
      </w:r>
      <w:r w:rsidRPr="00252A7C">
        <w:rPr>
          <w:rFonts w:hint="cs"/>
          <w:rtl/>
        </w:rPr>
        <w:t>قانون</w:t>
      </w:r>
      <w:r w:rsidRPr="00252A7C">
        <w:rPr>
          <w:rtl/>
        </w:rPr>
        <w:t xml:space="preserve"> </w:t>
      </w:r>
      <w:r w:rsidRPr="00252A7C">
        <w:rPr>
          <w:rFonts w:hint="cs"/>
          <w:rtl/>
        </w:rPr>
        <w:t>جدید</w:t>
      </w:r>
      <w:r w:rsidRPr="00252A7C">
        <w:rPr>
          <w:rtl/>
        </w:rPr>
        <w:t xml:space="preserve"> </w:t>
      </w:r>
      <w:r w:rsidRPr="00252A7C">
        <w:rPr>
          <w:rFonts w:hint="cs"/>
          <w:rtl/>
        </w:rPr>
        <w:t>با</w:t>
      </w:r>
      <w:r w:rsidRPr="00252A7C">
        <w:rPr>
          <w:rtl/>
        </w:rPr>
        <w:t xml:space="preserve"> </w:t>
      </w:r>
      <w:r w:rsidRPr="00252A7C">
        <w:rPr>
          <w:rFonts w:hint="cs"/>
          <w:rtl/>
        </w:rPr>
        <w:t>معیارهایی</w:t>
      </w:r>
      <w:r w:rsidRPr="00252A7C">
        <w:rPr>
          <w:rtl/>
        </w:rPr>
        <w:t xml:space="preserve"> </w:t>
      </w:r>
      <w:r w:rsidRPr="00252A7C">
        <w:rPr>
          <w:rFonts w:hint="cs"/>
          <w:rtl/>
        </w:rPr>
        <w:t>سخت‌گیرانه‌تر</w:t>
      </w:r>
      <w:r w:rsidRPr="00252A7C">
        <w:rPr>
          <w:rtl/>
        </w:rPr>
        <w:t xml:space="preserve"> </w:t>
      </w:r>
      <w:r w:rsidRPr="00252A7C">
        <w:rPr>
          <w:rFonts w:hint="cs"/>
          <w:rtl/>
        </w:rPr>
        <w:t>و</w:t>
      </w:r>
      <w:r w:rsidRPr="00252A7C">
        <w:rPr>
          <w:rtl/>
        </w:rPr>
        <w:t xml:space="preserve"> </w:t>
      </w:r>
      <w:r w:rsidRPr="00252A7C">
        <w:rPr>
          <w:rFonts w:hint="cs"/>
          <w:rtl/>
        </w:rPr>
        <w:t>ضوابط</w:t>
      </w:r>
      <w:r w:rsidRPr="00252A7C">
        <w:rPr>
          <w:rtl/>
        </w:rPr>
        <w:t xml:space="preserve"> </w:t>
      </w:r>
      <w:r w:rsidRPr="00252A7C">
        <w:rPr>
          <w:rFonts w:hint="cs"/>
          <w:rtl/>
        </w:rPr>
        <w:t>دقیق‌تری</w:t>
      </w:r>
      <w:r w:rsidRPr="00252A7C">
        <w:rPr>
          <w:rtl/>
        </w:rPr>
        <w:t xml:space="preserve"> </w:t>
      </w:r>
      <w:r w:rsidRPr="00252A7C">
        <w:rPr>
          <w:rFonts w:hint="cs"/>
          <w:rtl/>
        </w:rPr>
        <w:t>تنظیم</w:t>
      </w:r>
      <w:r w:rsidRPr="00252A7C">
        <w:rPr>
          <w:rtl/>
        </w:rPr>
        <w:t xml:space="preserve"> </w:t>
      </w:r>
      <w:r w:rsidRPr="00252A7C">
        <w:rPr>
          <w:rFonts w:hint="cs"/>
          <w:rtl/>
        </w:rPr>
        <w:t>شده</w:t>
      </w:r>
      <w:r w:rsidRPr="00252A7C">
        <w:rPr>
          <w:rtl/>
        </w:rPr>
        <w:t xml:space="preserve"> </w:t>
      </w:r>
      <w:r w:rsidRPr="00252A7C">
        <w:rPr>
          <w:rFonts w:hint="cs"/>
          <w:rtl/>
        </w:rPr>
        <w:t>که</w:t>
      </w:r>
      <w:r w:rsidRPr="00252A7C">
        <w:rPr>
          <w:rtl/>
        </w:rPr>
        <w:t xml:space="preserve"> </w:t>
      </w:r>
      <w:r w:rsidRPr="00252A7C">
        <w:rPr>
          <w:rFonts w:hint="cs"/>
          <w:rtl/>
        </w:rPr>
        <w:t>بیانگر</w:t>
      </w:r>
      <w:r w:rsidRPr="00252A7C">
        <w:rPr>
          <w:rtl/>
        </w:rPr>
        <w:t xml:space="preserve"> </w:t>
      </w:r>
      <w:r w:rsidRPr="00252A7C">
        <w:rPr>
          <w:rFonts w:hint="cs"/>
          <w:rtl/>
        </w:rPr>
        <w:t>اهتمام</w:t>
      </w:r>
      <w:r w:rsidRPr="00252A7C">
        <w:rPr>
          <w:rtl/>
        </w:rPr>
        <w:t xml:space="preserve"> </w:t>
      </w:r>
      <w:r w:rsidRPr="00252A7C">
        <w:rPr>
          <w:rFonts w:hint="cs"/>
          <w:rtl/>
        </w:rPr>
        <w:t>قانون‌گذار</w:t>
      </w:r>
      <w:r w:rsidRPr="00252A7C">
        <w:rPr>
          <w:rtl/>
        </w:rPr>
        <w:t xml:space="preserve"> </w:t>
      </w:r>
      <w:r w:rsidRPr="00252A7C">
        <w:rPr>
          <w:rFonts w:hint="cs"/>
          <w:rtl/>
        </w:rPr>
        <w:t>به</w:t>
      </w:r>
      <w:r w:rsidRPr="00252A7C">
        <w:rPr>
          <w:rtl/>
        </w:rPr>
        <w:t xml:space="preserve"> </w:t>
      </w:r>
      <w:r w:rsidRPr="00252A7C">
        <w:rPr>
          <w:rFonts w:hint="cs"/>
          <w:rtl/>
        </w:rPr>
        <w:t>تضمین</w:t>
      </w:r>
      <w:r w:rsidRPr="00252A7C">
        <w:rPr>
          <w:rtl/>
        </w:rPr>
        <w:t xml:space="preserve"> </w:t>
      </w:r>
      <w:r w:rsidRPr="00252A7C">
        <w:rPr>
          <w:rFonts w:hint="cs"/>
          <w:rtl/>
        </w:rPr>
        <w:t>سلامت،</w:t>
      </w:r>
      <w:r w:rsidRPr="00252A7C">
        <w:rPr>
          <w:rtl/>
        </w:rPr>
        <w:t xml:space="preserve"> </w:t>
      </w:r>
      <w:r w:rsidRPr="00252A7C">
        <w:rPr>
          <w:rFonts w:hint="cs"/>
          <w:rtl/>
        </w:rPr>
        <w:t>شفافیت</w:t>
      </w:r>
      <w:r w:rsidRPr="00252A7C">
        <w:rPr>
          <w:rtl/>
        </w:rPr>
        <w:t xml:space="preserve"> </w:t>
      </w:r>
      <w:r w:rsidRPr="00252A7C">
        <w:rPr>
          <w:rFonts w:hint="cs"/>
          <w:rtl/>
        </w:rPr>
        <w:t>و</w:t>
      </w:r>
      <w:r w:rsidRPr="00252A7C">
        <w:rPr>
          <w:rtl/>
        </w:rPr>
        <w:t xml:space="preserve"> </w:t>
      </w:r>
      <w:r w:rsidRPr="00252A7C">
        <w:rPr>
          <w:rFonts w:hint="cs"/>
          <w:rtl/>
        </w:rPr>
        <w:t>پاسخگویی</w:t>
      </w:r>
      <w:r w:rsidRPr="00252A7C">
        <w:rPr>
          <w:rtl/>
        </w:rPr>
        <w:t xml:space="preserve"> </w:t>
      </w:r>
      <w:r w:rsidRPr="00252A7C">
        <w:rPr>
          <w:rFonts w:hint="cs"/>
          <w:rtl/>
        </w:rPr>
        <w:t>در</w:t>
      </w:r>
      <w:r w:rsidRPr="00252A7C">
        <w:rPr>
          <w:rtl/>
        </w:rPr>
        <w:t xml:space="preserve"> </w:t>
      </w:r>
      <w:r w:rsidRPr="00252A7C">
        <w:rPr>
          <w:rFonts w:hint="cs"/>
          <w:rtl/>
        </w:rPr>
        <w:t>نظام</w:t>
      </w:r>
      <w:r w:rsidRPr="00252A7C">
        <w:rPr>
          <w:rtl/>
        </w:rPr>
        <w:t xml:space="preserve"> </w:t>
      </w:r>
      <w:r w:rsidRPr="00252A7C">
        <w:rPr>
          <w:rFonts w:hint="cs"/>
          <w:rtl/>
        </w:rPr>
        <w:t>اعتبارسنجی</w:t>
      </w:r>
      <w:r w:rsidRPr="00252A7C">
        <w:rPr>
          <w:rtl/>
        </w:rPr>
        <w:t xml:space="preserve"> </w:t>
      </w:r>
      <w:r w:rsidRPr="00252A7C">
        <w:rPr>
          <w:rFonts w:hint="cs"/>
          <w:rtl/>
        </w:rPr>
        <w:t>کشور</w:t>
      </w:r>
      <w:r w:rsidRPr="00252A7C">
        <w:rPr>
          <w:rtl/>
        </w:rPr>
        <w:t xml:space="preserve"> </w:t>
      </w:r>
      <w:r w:rsidRPr="00252A7C">
        <w:rPr>
          <w:rFonts w:hint="cs"/>
          <w:rtl/>
        </w:rPr>
        <w:t>است</w:t>
      </w:r>
      <w:r w:rsidRPr="00252A7C">
        <w:rPr>
          <w:rtl/>
        </w:rPr>
        <w:t>.</w:t>
      </w:r>
    </w:p>
    <w:p w14:paraId="3AB1F4DD" w14:textId="5763AABF" w:rsidR="000C7316" w:rsidRPr="00252A7C" w:rsidRDefault="000C7316" w:rsidP="000C7316">
      <w:pPr>
        <w:pStyle w:val="ListParagraph"/>
        <w:numPr>
          <w:ilvl w:val="0"/>
          <w:numId w:val="7"/>
        </w:numPr>
        <w:rPr>
          <w:b/>
          <w:bCs/>
        </w:rPr>
      </w:pPr>
      <w:r w:rsidRPr="00252A7C">
        <w:rPr>
          <w:b/>
          <w:bCs/>
          <w:rtl/>
        </w:rPr>
        <w:t>توسعه ابزارها و الگوهای تأمین مالی</w:t>
      </w:r>
    </w:p>
    <w:p w14:paraId="580BA498" w14:textId="77777777" w:rsidR="000C7316" w:rsidRPr="00252A7C" w:rsidRDefault="000C7316" w:rsidP="005D7FCD">
      <w:pPr>
        <w:jc w:val="both"/>
      </w:pPr>
      <w:r w:rsidRPr="00252A7C">
        <w:rPr>
          <w:rtl/>
        </w:rPr>
        <w:t>قانون جدید به توسعه الگوهای سرمایه‌گذاری نوین، توسعه ابزارهای تضمین، توسعه دامنه وثایق قابل قبول و ایجاد زیرساخت‌های لازم برای تأمین مالی خارجی می‌پردازد. این ابعاد جدید در تأمین مالی، نیاز به یک نظام اعتبارسنجی پیچیده‌تر و دقیق‌تر را ضروری می‌ساخت که آیین‌نامه سنجش اعتبار به تنهایی قادر به پوشش آن نبود</w:t>
      </w:r>
      <w:r w:rsidRPr="00252A7C">
        <w:t>.</w:t>
      </w:r>
    </w:p>
    <w:p w14:paraId="0E10863C" w14:textId="60A8F2E0" w:rsidR="00346BC9" w:rsidRPr="00252A7C" w:rsidRDefault="00346BC9" w:rsidP="00346BC9">
      <w:pPr>
        <w:jc w:val="both"/>
      </w:pPr>
      <w:r w:rsidRPr="00252A7C">
        <w:rPr>
          <w:rtl/>
        </w:rPr>
        <w:t xml:space="preserve">به </w:t>
      </w:r>
      <w:r w:rsidRPr="00F0554A">
        <w:rPr>
          <w:rtl/>
        </w:rPr>
        <w:t xml:space="preserve">طور کلی، آیین‌نامه سنجش اعتبار نقش زیربنایی در شکل‌گیری نظام اعتبارسنجی کشور ایفا نمود. با این حال، تصویب قانون تأمین مالی تولید و زیرساخت‌ها گامی فراتر و با رویکردی </w:t>
      </w:r>
      <w:r w:rsidRPr="00F0554A">
        <w:rPr>
          <w:rFonts w:hint="cs"/>
          <w:rtl/>
        </w:rPr>
        <w:t>نو</w:t>
      </w:r>
      <w:r w:rsidRPr="00F0554A">
        <w:rPr>
          <w:rtl/>
        </w:rPr>
        <w:t>، جامع‌تر و برخوردار از ضمانت اجرایی بالاتر بود. این قانون، نظام اعتبارسنجی را در چارچوبی حقوقی مستحکم‌تر و در پیوندی عمیق‌تر با کلیت</w:t>
      </w:r>
      <w:r w:rsidRPr="00252A7C">
        <w:rPr>
          <w:rtl/>
        </w:rPr>
        <w:t xml:space="preserve"> نظام مالی کشور قرار داد</w:t>
      </w:r>
      <w:r w:rsidRPr="00252A7C">
        <w:t>.</w:t>
      </w:r>
    </w:p>
    <w:p w14:paraId="41FDA365" w14:textId="638625FE" w:rsidR="00B17317" w:rsidRPr="00252A7C" w:rsidRDefault="00346BC9" w:rsidP="00346BC9">
      <w:pPr>
        <w:jc w:val="both"/>
        <w:rPr>
          <w:rtl/>
        </w:rPr>
      </w:pPr>
      <w:r w:rsidRPr="00252A7C">
        <w:rPr>
          <w:rtl/>
        </w:rPr>
        <w:t>قانون مزبور به منظور پاسخگویی به نیازهای متغیر و پیچیده اقتصاد ملی، تسهیل جذب سرمایه‌گذاری‌های کلان و تضمین شفافیت و سلامت عملکرد نظام مالی، ضرورت</w:t>
      </w:r>
      <w:r w:rsidRPr="00252A7C">
        <w:rPr>
          <w:rFonts w:hint="cs"/>
          <w:rtl/>
        </w:rPr>
        <w:t xml:space="preserve"> </w:t>
      </w:r>
      <w:r w:rsidRPr="00252A7C">
        <w:rPr>
          <w:rtl/>
        </w:rPr>
        <w:t>به شمار می‌آید و اعتبارسنجی را به یکی از ارکان اصلی راهبرد تأمین مالی کشور ارتقاء داده است</w:t>
      </w:r>
      <w:r w:rsidRPr="00252A7C">
        <w:t>.</w:t>
      </w:r>
    </w:p>
    <w:p w14:paraId="463E9B18" w14:textId="5904C273" w:rsidR="00252A7C" w:rsidRPr="00281DB4" w:rsidRDefault="00346BC9" w:rsidP="00252A7C">
      <w:pPr>
        <w:jc w:val="both"/>
      </w:pPr>
      <w:r w:rsidRPr="00252A7C">
        <w:rPr>
          <w:rtl/>
        </w:rPr>
        <w:t>در همین راستا،</w:t>
      </w:r>
      <w:r w:rsidRPr="00252A7C">
        <w:rPr>
          <w:rFonts w:hint="cs"/>
          <w:b/>
          <w:bCs/>
          <w:rtl/>
        </w:rPr>
        <w:t xml:space="preserve"> </w:t>
      </w:r>
      <w:r w:rsidRPr="00252A7C">
        <w:rPr>
          <w:b/>
          <w:bCs/>
          <w:rtl/>
        </w:rPr>
        <w:t>قانون تأمین مالی تولید و زیرساخت‌ها</w:t>
      </w:r>
      <w:r w:rsidRPr="00252A7C">
        <w:rPr>
          <w:rFonts w:hint="cs"/>
          <w:b/>
          <w:bCs/>
          <w:rtl/>
        </w:rPr>
        <w:t xml:space="preserve"> </w:t>
      </w:r>
      <w:r w:rsidRPr="00252A7C">
        <w:rPr>
          <w:rtl/>
        </w:rPr>
        <w:t xml:space="preserve">در تاریخ </w:t>
      </w:r>
      <w:r w:rsidRPr="00252A7C">
        <w:rPr>
          <w:rtl/>
          <w:lang w:bidi="fa-IR"/>
        </w:rPr>
        <w:t>۲۲</w:t>
      </w:r>
      <w:r w:rsidRPr="00252A7C">
        <w:rPr>
          <w:rtl/>
        </w:rPr>
        <w:t xml:space="preserve"> اسفند </w:t>
      </w:r>
      <w:r w:rsidRPr="00252A7C">
        <w:rPr>
          <w:rtl/>
          <w:lang w:bidi="fa-IR"/>
        </w:rPr>
        <w:t>۱۴۰۲</w:t>
      </w:r>
      <w:r w:rsidRPr="00252A7C">
        <w:rPr>
          <w:rtl/>
        </w:rPr>
        <w:t xml:space="preserve"> به تصویب مجلس شورای اسلامی رسیده و در تاریخ </w:t>
      </w:r>
      <w:r w:rsidRPr="00252A7C">
        <w:rPr>
          <w:rtl/>
          <w:lang w:bidi="fa-IR"/>
        </w:rPr>
        <w:t>۲۹</w:t>
      </w:r>
      <w:r w:rsidRPr="00252A7C">
        <w:rPr>
          <w:rtl/>
        </w:rPr>
        <w:t xml:space="preserve"> فروردین </w:t>
      </w:r>
      <w:r w:rsidRPr="00252A7C">
        <w:rPr>
          <w:rtl/>
          <w:lang w:bidi="fa-IR"/>
        </w:rPr>
        <w:t>۱۴۰۳</w:t>
      </w:r>
      <w:r w:rsidRPr="00252A7C">
        <w:rPr>
          <w:rtl/>
        </w:rPr>
        <w:t xml:space="preserve"> به تأیید شورای نگهبان رسیده است</w:t>
      </w:r>
      <w:r w:rsidR="00252A7C" w:rsidRPr="00252A7C">
        <w:rPr>
          <w:rFonts w:hint="cs"/>
          <w:rtl/>
        </w:rPr>
        <w:t xml:space="preserve">. </w:t>
      </w:r>
      <w:r w:rsidR="00252A7C" w:rsidRPr="00281DB4">
        <w:rPr>
          <w:rtl/>
        </w:rPr>
        <w:t xml:space="preserve">هدف اصلی این قانون، توسعه الگوهای نوین تأمین مالی، هم‌افزایی نهادها </w:t>
      </w:r>
      <w:r w:rsidR="00252A7C" w:rsidRPr="00281DB4">
        <w:rPr>
          <w:rtl/>
        </w:rPr>
        <w:lastRenderedPageBreak/>
        <w:t>و روش‌های تأمین مالی، تقویت نظارت یکپارچه، توسعه دامنه وثایق و تضامین و تقویت نظام سنجش اعتبار در کشور است</w:t>
      </w:r>
      <w:r w:rsidR="00252A7C" w:rsidRPr="00252A7C">
        <w:t xml:space="preserve"> .</w:t>
      </w:r>
      <w:r w:rsidR="00252A7C" w:rsidRPr="00252A7C">
        <w:rPr>
          <w:rtl/>
        </w:rPr>
        <w:t>این قانون، چارچوب جامعی را برای توسعه نظام مالی، از جمله تقویت نظام سنجش اعتبار، فراهم می‌آورد</w:t>
      </w:r>
      <w:r w:rsidR="00252A7C" w:rsidRPr="00252A7C">
        <w:t>.</w:t>
      </w:r>
    </w:p>
    <w:p w14:paraId="6AD0D137" w14:textId="0AE943C1" w:rsidR="00252A7C" w:rsidRPr="00281DB4" w:rsidRDefault="00252A7C" w:rsidP="00252A7C">
      <w:r w:rsidRPr="00281DB4">
        <w:rPr>
          <w:rtl/>
        </w:rPr>
        <w:t xml:space="preserve">مهم‌ترین بخش‌های این قانون </w:t>
      </w:r>
      <w:r>
        <w:rPr>
          <w:rFonts w:hint="cs"/>
          <w:rtl/>
        </w:rPr>
        <w:t xml:space="preserve">ناظر به موضوع اعتبارسنجی </w:t>
      </w:r>
      <w:r w:rsidRPr="00281DB4">
        <w:rPr>
          <w:rtl/>
        </w:rPr>
        <w:t>عبارتند از</w:t>
      </w:r>
      <w:r w:rsidRPr="00281DB4">
        <w:t>:</w:t>
      </w:r>
    </w:p>
    <w:p w14:paraId="67F72197" w14:textId="77777777" w:rsidR="00252A7C" w:rsidRPr="00281DB4" w:rsidRDefault="00252A7C" w:rsidP="00252A7C">
      <w:pPr>
        <w:rPr>
          <w:b/>
          <w:bCs/>
        </w:rPr>
      </w:pPr>
      <w:r w:rsidRPr="00281DB4">
        <w:rPr>
          <w:b/>
          <w:bCs/>
          <w:rtl/>
        </w:rPr>
        <w:t>فصل اول: تعاریف</w:t>
      </w:r>
    </w:p>
    <w:p w14:paraId="0ED08C61" w14:textId="77777777" w:rsidR="00252A7C" w:rsidRPr="00281DB4" w:rsidRDefault="00252A7C" w:rsidP="00252A7C">
      <w:r w:rsidRPr="00281DB4">
        <w:t xml:space="preserve">    ◦ </w:t>
      </w:r>
      <w:r w:rsidRPr="00281DB4">
        <w:rPr>
          <w:rtl/>
        </w:rPr>
        <w:t>در این فصل، واژگان و اصطلاحات کلیدی به کار رفته در قانون نظیر "طرح‌های زیربنایی"، "طرح‌های تولیدی"، "صندوق‌های تأمین مالی"، "نهادهای وثیقه‌پذیر"، "شرکت اعتبارسنجی"، "اعتبارسنجی"، "صندوق‌های تضمین" و "پایگاه داده اعتباری کشور" به تفصیل تعریف شده‌اند</w:t>
      </w:r>
      <w:r w:rsidRPr="00281DB4">
        <w:t>.</w:t>
      </w:r>
    </w:p>
    <w:p w14:paraId="71A615A4" w14:textId="77777777" w:rsidR="00252A7C" w:rsidRPr="00281DB4" w:rsidRDefault="00252A7C" w:rsidP="00252A7C">
      <w:pPr>
        <w:rPr>
          <w:b/>
          <w:bCs/>
        </w:rPr>
      </w:pPr>
      <w:r w:rsidRPr="00281DB4">
        <w:rPr>
          <w:b/>
          <w:bCs/>
          <w:rtl/>
        </w:rPr>
        <w:t>فصل دوم: توسعه نظام مالی و سنجش اعتبار و ضمانت (ماده ۲)</w:t>
      </w:r>
    </w:p>
    <w:p w14:paraId="40D9BF1A" w14:textId="0808F262" w:rsidR="0079336E" w:rsidRPr="0079336E" w:rsidRDefault="0079336E" w:rsidP="0079336E">
      <w:pPr>
        <w:jc w:val="both"/>
      </w:pPr>
      <w:r w:rsidRPr="0079336E">
        <w:rPr>
          <w:rtl/>
        </w:rPr>
        <w:t>در ماده (</w:t>
      </w:r>
      <w:r w:rsidRPr="0079336E">
        <w:rPr>
          <w:rtl/>
          <w:lang w:bidi="fa-IR"/>
        </w:rPr>
        <w:t xml:space="preserve">۲) </w:t>
      </w:r>
      <w:r w:rsidRPr="0079336E">
        <w:rPr>
          <w:rtl/>
        </w:rPr>
        <w:t xml:space="preserve">قانون «تأمین مالی تولید و زیرساخت‌ها»، </w:t>
      </w:r>
      <w:r w:rsidRPr="00F0554A">
        <w:rPr>
          <w:rtl/>
        </w:rPr>
        <w:t>ساختار و وظایف نهادی مهمی به نام «شورای ملی تأمین مالی»</w:t>
      </w:r>
      <w:r w:rsidRPr="00F0554A">
        <w:rPr>
          <w:rFonts w:hint="cs"/>
          <w:rtl/>
        </w:rPr>
        <w:t xml:space="preserve"> </w:t>
      </w:r>
      <w:r w:rsidRPr="00F0554A">
        <w:rPr>
          <w:rtl/>
        </w:rPr>
        <w:t>تعریف شده است. در بخش (الف) این ماده، ترکیب شورا مشخص گردیده که شامل وزیر امور اقتصادی و دارایی به‌عنوان رئیس شورا، وزیر صنعت،</w:t>
      </w:r>
      <w:r w:rsidRPr="0079336E">
        <w:rPr>
          <w:rtl/>
        </w:rPr>
        <w:t xml:space="preserve"> معدن و تجارت، رئیس سازمان برنامه و بودجه کشور، رئیس کل بانک مرکزی، رئیس سازمان بورس و اوراق بهادار، رئیس کل بیمه مرکزی و سایر مقامات مرتبط است. این ترکیب بیانگر جایگاه کلیدی شورا در هماهنگی بین نهادهای اصلی سیاست‌گذار و اجرایی در حوزه تأمین مالی کشور است. در بخش (ب) ماده (</w:t>
      </w:r>
      <w:r w:rsidRPr="0079336E">
        <w:rPr>
          <w:rtl/>
          <w:lang w:bidi="fa-IR"/>
        </w:rPr>
        <w:t>۲)</w:t>
      </w:r>
      <w:r w:rsidRPr="0079336E">
        <w:rPr>
          <w:rtl/>
        </w:rPr>
        <w:t xml:space="preserve">، وظایف اصلی شورا تبیین شده که شامل ایجاد هماهنگی و هم‌افزایی میان نهادهای تأمین مالی، توسعه الگوهای سرمایه‌گذاری در طرح‌های تولیدی و زیربنایی، تقویت نظام سنجش اعتبار و همچنین توسعه نهادها و ابزارهای تضمین می‌شود. در میان این وظایف، </w:t>
      </w:r>
      <w:r w:rsidRPr="0079336E">
        <w:rPr>
          <w:b/>
          <w:bCs/>
          <w:rtl/>
        </w:rPr>
        <w:t xml:space="preserve">تقویت نظام سنجش اعتبار (بند </w:t>
      </w:r>
      <w:r w:rsidRPr="0079336E">
        <w:rPr>
          <w:b/>
          <w:bCs/>
          <w:rtl/>
          <w:lang w:bidi="fa-IR"/>
        </w:rPr>
        <w:t>۳</w:t>
      </w:r>
      <w:r w:rsidRPr="0079336E">
        <w:rPr>
          <w:b/>
          <w:bCs/>
          <w:rtl/>
        </w:rPr>
        <w:t xml:space="preserve"> بخش ب ماده </w:t>
      </w:r>
      <w:r w:rsidRPr="0079336E">
        <w:rPr>
          <w:b/>
          <w:bCs/>
          <w:rtl/>
          <w:lang w:bidi="fa-IR"/>
        </w:rPr>
        <w:t>۲)</w:t>
      </w:r>
      <w:r w:rsidRPr="0079336E">
        <w:rPr>
          <w:rtl/>
        </w:rPr>
        <w:t xml:space="preserve"> جایگاه ویژه‌ای دارد؛ زیرا شورا را مکلف به تکمیل پایگاه داده‌های اعتباری کشور و نظارت بر فعالیت شرکت‌های اعتبارسنجی از طریق تدوین آیین‌نامه‌های اجرایی می‌سازد. این آیین‌نامه‌ها که به‌طور مشخص به نحوه تأسیس، فعالیت و نظارت بر شرکت‌های اعتبارسنجی، حفاظت اطلاعات، امنیت داده‌ها و محرمانگی می‌پردازند، مصداق بارز وظیفه نظارتی شورا هستند و چارچوب عملی اجرای سیاست‌های اعتباری کشور را روشن می‌سازند. این رویکرد علاوه بر ایجاد یکپارچگی در نظام تأمین مالی، تضمین‌کننده شفافیت، اعتماد و سلامت در فرآیندهای اعتباری کشور نیز خواهد بود</w:t>
      </w:r>
      <w:r w:rsidRPr="0079336E">
        <w:t>.</w:t>
      </w:r>
      <w:r>
        <w:rPr>
          <w:rFonts w:hint="cs"/>
          <w:rtl/>
        </w:rPr>
        <w:t xml:space="preserve"> </w:t>
      </w:r>
      <w:r w:rsidRPr="0079336E">
        <w:rPr>
          <w:rtl/>
        </w:rPr>
        <w:t>در مواد (</w:t>
      </w:r>
      <w:r w:rsidRPr="0079336E">
        <w:rPr>
          <w:rtl/>
          <w:lang w:bidi="fa-IR"/>
        </w:rPr>
        <w:t xml:space="preserve">۳) </w:t>
      </w:r>
      <w:r w:rsidRPr="0079336E">
        <w:rPr>
          <w:rtl/>
        </w:rPr>
        <w:t>تا (</w:t>
      </w:r>
      <w:r w:rsidRPr="0079336E">
        <w:rPr>
          <w:rtl/>
          <w:lang w:bidi="fa-IR"/>
        </w:rPr>
        <w:t xml:space="preserve">۵) </w:t>
      </w:r>
      <w:r w:rsidRPr="0079336E">
        <w:rPr>
          <w:rtl/>
        </w:rPr>
        <w:t xml:space="preserve">قانون «تأمین مالی تولید و زیرساخت‌ها» چارچوب حقوقی تأسیس، فعالیت و نظارت بر </w:t>
      </w:r>
      <w:r w:rsidRPr="0079336E">
        <w:rPr>
          <w:b/>
          <w:bCs/>
          <w:rtl/>
        </w:rPr>
        <w:t>شرکت‌های اعتبارسنجی</w:t>
      </w:r>
      <w:r w:rsidRPr="0079336E">
        <w:rPr>
          <w:rtl/>
        </w:rPr>
        <w:t xml:space="preserve"> و همچنین استفاده از خدمات آن‌ها مشخص شده است. بر اساس ماده </w:t>
      </w:r>
      <w:r w:rsidRPr="0079336E">
        <w:rPr>
          <w:rtl/>
          <w:lang w:bidi="fa-IR"/>
        </w:rPr>
        <w:t>۳</w:t>
      </w:r>
      <w:r w:rsidRPr="0079336E">
        <w:rPr>
          <w:rtl/>
        </w:rPr>
        <w:t xml:space="preserve">، ثبت شرکت‌های اعتبارسنجی منوط به اخذ </w:t>
      </w:r>
      <w:r w:rsidRPr="0079336E">
        <w:rPr>
          <w:b/>
          <w:bCs/>
          <w:rtl/>
        </w:rPr>
        <w:t>موافقت اصولی از شورای ملی تأمین مالی</w:t>
      </w:r>
      <w:r w:rsidRPr="0079336E">
        <w:rPr>
          <w:rtl/>
        </w:rPr>
        <w:t xml:space="preserve"> و دریافت </w:t>
      </w:r>
      <w:r w:rsidRPr="0079336E">
        <w:rPr>
          <w:b/>
          <w:bCs/>
          <w:rtl/>
        </w:rPr>
        <w:t>مجوز تأسیس از وزارت امور اقتصادی و دارایی</w:t>
      </w:r>
      <w:r w:rsidRPr="0079336E">
        <w:rPr>
          <w:rtl/>
        </w:rPr>
        <w:t xml:space="preserve"> است. نظارت مستمر بر این شرکت‌ها نیز در صلاحیت وزارت امور اقتصادی و دارایی قرار گرفته و لغو یا تعلیق مجوز آنان با پیشنهاد این وزارتخانه و تأیید شورا امکان‌پذیر خواهد بود. در تبصره نخست این ماده، تکلیف مهمی برای شرکت‌هایی که پیش‌تر با مجوز بانک مرکزی فعالیت داشته‌اند تعیین شده است؛ این شرکت‌ها باید در مهلتی که شورا مشخص می‌کند، وضعیت خود را با قانون جدید منطبق </w:t>
      </w:r>
      <w:r w:rsidRPr="0079336E">
        <w:rPr>
          <w:rtl/>
        </w:rPr>
        <w:lastRenderedPageBreak/>
        <w:t xml:space="preserve">سازند و در غیر این صورت با لغو مجوز مواجه خواهند شد. تبصره دوم نیز به موضوع </w:t>
      </w:r>
      <w:r w:rsidRPr="0079336E">
        <w:rPr>
          <w:b/>
          <w:bCs/>
          <w:rtl/>
        </w:rPr>
        <w:t>حریم خصوصی اشخاص</w:t>
      </w:r>
      <w:r w:rsidRPr="0079336E">
        <w:rPr>
          <w:rtl/>
        </w:rPr>
        <w:t xml:space="preserve"> اشاره دارد و دریافت گزارش اعتباری افراد حقیقی و حقوقی توسط اشخاص ثالث را صرفاً با موافقت آن‌ها مجاز می‌داند</w:t>
      </w:r>
      <w:r w:rsidRPr="0079336E">
        <w:t>.</w:t>
      </w:r>
    </w:p>
    <w:p w14:paraId="7C852162" w14:textId="77777777" w:rsidR="0079336E" w:rsidRPr="0079336E" w:rsidRDefault="0079336E" w:rsidP="0079336E">
      <w:pPr>
        <w:jc w:val="both"/>
      </w:pPr>
      <w:r w:rsidRPr="0079336E">
        <w:rPr>
          <w:rtl/>
        </w:rPr>
        <w:t xml:space="preserve">ماده </w:t>
      </w:r>
      <w:r w:rsidRPr="0079336E">
        <w:rPr>
          <w:rtl/>
          <w:lang w:bidi="fa-IR"/>
        </w:rPr>
        <w:t>۴</w:t>
      </w:r>
      <w:r w:rsidRPr="0079336E">
        <w:rPr>
          <w:rtl/>
        </w:rPr>
        <w:t xml:space="preserve"> بر ضرورت </w:t>
      </w:r>
      <w:r w:rsidRPr="0079336E">
        <w:rPr>
          <w:b/>
          <w:bCs/>
          <w:rtl/>
        </w:rPr>
        <w:t>کنترل و نظارت وزارت امور اقتصادی و دارایی</w:t>
      </w:r>
      <w:r w:rsidRPr="0079336E">
        <w:rPr>
          <w:rtl/>
        </w:rPr>
        <w:t xml:space="preserve"> تأکید کرده و ثبت شرکت‌های اعتبارسنجی و مصوبات داخلی آن‌ها در اداره ثبت شرکت‌ها را بدون تأیید این وزارتخانه ممنوع دانسته است. همچنین، صورتجلسات مجامع و هیأت مدیره باید به صورت الکترونیکی ارسال شوند و در صورت عدم پاسخ‌گویی ظرف سه روز کاری، به منزله تأیید محسوب خواهند شد؛ حکمی که در جهت تسریع و شفافیت فرآیندهای نظارتی است</w:t>
      </w:r>
      <w:r w:rsidRPr="0079336E">
        <w:t>.</w:t>
      </w:r>
    </w:p>
    <w:p w14:paraId="27458FF6" w14:textId="057601C8" w:rsidR="0079336E" w:rsidRPr="00281DB4" w:rsidRDefault="0079336E" w:rsidP="00892271">
      <w:pPr>
        <w:jc w:val="both"/>
      </w:pPr>
      <w:r w:rsidRPr="0079336E">
        <w:rPr>
          <w:rtl/>
        </w:rPr>
        <w:t xml:space="preserve">ماده </w:t>
      </w:r>
      <w:r w:rsidRPr="0079336E">
        <w:rPr>
          <w:rtl/>
          <w:lang w:bidi="fa-IR"/>
        </w:rPr>
        <w:t>۵</w:t>
      </w:r>
      <w:r w:rsidRPr="0079336E">
        <w:rPr>
          <w:rtl/>
        </w:rPr>
        <w:t xml:space="preserve"> نیز نقش گزارش‌های اعتباری را در نظام مالی کشور تبیین می‌کند. نهادهای مالی فعال در بازار پول، سرمایه، بیمه و نهادهای وثیقه‌پذیر می‌توانند در تصمیمات اعتباری و ارائه خدمات مالی خود از گزارش‌های پایگاه داده اعتباری کشور و شرکت‌های اعتبارسنجی استفاده کنند. با این حال، این بهره‌گیری مسئولیت آن‌ها در ارزیابی دقیق ریسک اعتباری متقاضی را از بین نمی‌برد. آیین‌نامه اجرایی مربوط به این ماده نیز باید توسط وزارت اقتصاد و با همکاری بانک مرکزی ظرف سه ماه تهیه و به تصویب هیأت وزیران برسد تا سازوکارهای دقیق اجرایی آن روشن شود</w:t>
      </w:r>
      <w:r w:rsidRPr="0079336E">
        <w:t>.</w:t>
      </w:r>
    </w:p>
    <w:p w14:paraId="35C408DD" w14:textId="57A92E77" w:rsidR="00252A7C" w:rsidRPr="00252A7C" w:rsidRDefault="00252A7C" w:rsidP="00252A7C">
      <w:pPr>
        <w:rPr>
          <w:b/>
          <w:bCs/>
        </w:rPr>
      </w:pPr>
      <w:r>
        <w:rPr>
          <w:rFonts w:hint="cs"/>
          <w:b/>
          <w:bCs/>
          <w:rtl/>
        </w:rPr>
        <w:t>ت</w:t>
      </w:r>
      <w:r w:rsidRPr="00252A7C">
        <w:rPr>
          <w:b/>
          <w:bCs/>
          <w:rtl/>
        </w:rPr>
        <w:t>بیین آیین‌نامه‌های اجرایی مرتبط با "بند (ب) ماده (</w:t>
      </w:r>
      <w:r w:rsidRPr="00252A7C">
        <w:rPr>
          <w:b/>
          <w:bCs/>
          <w:rtl/>
          <w:lang w:bidi="fa-IR"/>
        </w:rPr>
        <w:t xml:space="preserve">۲) </w:t>
      </w:r>
      <w:r w:rsidRPr="00252A7C">
        <w:rPr>
          <w:b/>
          <w:bCs/>
          <w:rtl/>
        </w:rPr>
        <w:t>قانون تأمین مالی تولید و زیرساخت‌ها</w:t>
      </w:r>
      <w:r w:rsidRPr="00252A7C">
        <w:rPr>
          <w:b/>
          <w:bCs/>
        </w:rPr>
        <w:t>"</w:t>
      </w:r>
    </w:p>
    <w:p w14:paraId="3C94D376" w14:textId="77777777" w:rsidR="00252A7C" w:rsidRPr="00281DB4" w:rsidRDefault="00252A7C" w:rsidP="00252A7C">
      <w:r w:rsidRPr="00252A7C">
        <w:rPr>
          <w:rFonts w:hint="cs"/>
          <w:rtl/>
        </w:rPr>
        <w:t xml:space="preserve">تاکنون </w:t>
      </w:r>
      <w:r w:rsidRPr="00281DB4">
        <w:rPr>
          <w:rtl/>
        </w:rPr>
        <w:t>آیین‌نامه‌های اجرایی زیر به منظور تبیین جزئیات و نحوه اجرای بخش‌های مرتبط با "تقویت نظام سنجش اعتبار" و "نظارت بر شرکت‌های اعتبارسنجی" در "بند (ب) ماده (</w:t>
      </w:r>
      <w:r w:rsidRPr="00281DB4">
        <w:rPr>
          <w:rtl/>
          <w:lang w:bidi="fa-IR"/>
        </w:rPr>
        <w:t xml:space="preserve">۲) </w:t>
      </w:r>
      <w:r w:rsidRPr="00281DB4">
        <w:rPr>
          <w:rtl/>
        </w:rPr>
        <w:t>قانون تأمین مالی تولید و زیرساخت‌ها" تدوین شده‌اند</w:t>
      </w:r>
      <w:r w:rsidRPr="00281DB4">
        <w:t>:</w:t>
      </w:r>
    </w:p>
    <w:p w14:paraId="34813327" w14:textId="77777777" w:rsidR="00252A7C" w:rsidRPr="00252A7C" w:rsidRDefault="00252A7C" w:rsidP="00252A7C">
      <w:pPr>
        <w:pStyle w:val="ListParagraph"/>
        <w:numPr>
          <w:ilvl w:val="0"/>
          <w:numId w:val="8"/>
        </w:numPr>
        <w:rPr>
          <w:b/>
          <w:bCs/>
        </w:rPr>
      </w:pPr>
      <w:r w:rsidRPr="00252A7C">
        <w:rPr>
          <w:b/>
          <w:bCs/>
          <w:rtl/>
        </w:rPr>
        <w:t>آیین‌نامه نحوه تأسیس و فعالیت شرکتهای اعتبارسنجی</w:t>
      </w:r>
    </w:p>
    <w:p w14:paraId="5B943E7A" w14:textId="77777777" w:rsidR="00252A7C" w:rsidRPr="00252A7C" w:rsidRDefault="00252A7C" w:rsidP="00252A7C">
      <w:pPr>
        <w:spacing w:line="259" w:lineRule="auto"/>
        <w:jc w:val="both"/>
      </w:pPr>
      <w:r w:rsidRPr="00281DB4">
        <w:rPr>
          <w:rtl/>
        </w:rPr>
        <w:t xml:space="preserve">این آیین‌نامه به‌طور مستقیم، نحوه اجرای </w:t>
      </w:r>
      <w:r w:rsidRPr="00252A7C">
        <w:rPr>
          <w:rFonts w:hint="cs"/>
          <w:rtl/>
        </w:rPr>
        <w:t>جزء</w:t>
      </w:r>
      <w:r w:rsidRPr="00281DB4">
        <w:rPr>
          <w:rtl/>
        </w:rPr>
        <w:t xml:space="preserve"> (</w:t>
      </w:r>
      <w:r w:rsidRPr="00252A7C">
        <w:rPr>
          <w:rFonts w:hint="cs"/>
          <w:rtl/>
          <w:lang w:bidi="fa-IR"/>
        </w:rPr>
        <w:t>3-5-1</w:t>
      </w:r>
      <w:r w:rsidRPr="00281DB4">
        <w:rPr>
          <w:rtl/>
          <w:lang w:bidi="fa-IR"/>
        </w:rPr>
        <w:t xml:space="preserve">) </w:t>
      </w:r>
      <w:r w:rsidRPr="00252A7C">
        <w:rPr>
          <w:rFonts w:hint="cs"/>
          <w:rtl/>
        </w:rPr>
        <w:t>بند</w:t>
      </w:r>
      <w:r w:rsidRPr="00281DB4">
        <w:rPr>
          <w:rtl/>
        </w:rPr>
        <w:t xml:space="preserve"> (ب) ماده (</w:t>
      </w:r>
      <w:r w:rsidRPr="00281DB4">
        <w:rPr>
          <w:rtl/>
          <w:lang w:bidi="fa-IR"/>
        </w:rPr>
        <w:t xml:space="preserve">۲) </w:t>
      </w:r>
      <w:r w:rsidRPr="00281DB4">
        <w:rPr>
          <w:rtl/>
        </w:rPr>
        <w:t>قانون</w:t>
      </w:r>
      <w:r w:rsidRPr="00252A7C">
        <w:rPr>
          <w:rtl/>
        </w:rPr>
        <w:t xml:space="preserve"> </w:t>
      </w:r>
      <w:r w:rsidRPr="00281DB4">
        <w:rPr>
          <w:rtl/>
        </w:rPr>
        <w:t>را که مربوط به "نحوه تأسیس و فعالیت شرکتهای اعتبارسنجی" است، تشریح می‌کند</w:t>
      </w:r>
      <w:r w:rsidRPr="00281DB4">
        <w:t>.</w:t>
      </w:r>
      <w:r w:rsidRPr="00281DB4">
        <w:rPr>
          <w:rtl/>
        </w:rPr>
        <w:t xml:space="preserve"> این آیین‌نامه، چارچوب جامعی را برای تأسیس و فعالیت شرکت‌های اعتبارسنجی فراهم می‌آورد.</w:t>
      </w:r>
      <w:r w:rsidRPr="00252A7C">
        <w:rPr>
          <w:rtl/>
          <w:lang w:bidi="fa-IR"/>
        </w:rPr>
        <w:t xml:space="preserve"> </w:t>
      </w:r>
      <w:r w:rsidRPr="00252A7C">
        <w:rPr>
          <w:rtl/>
        </w:rPr>
        <w:t>تعاریف کلیدی مانند «اعتبارسنجی»، «امتیاز اعتباری»، «گزارش اعتباری»، و «مالک واحد» در آن توضیح داده شده‌اند</w:t>
      </w:r>
      <w:r w:rsidRPr="00252A7C">
        <w:rPr>
          <w:rFonts w:hint="cs"/>
          <w:rtl/>
        </w:rPr>
        <w:t xml:space="preserve">. </w:t>
      </w:r>
      <w:r w:rsidRPr="00252A7C">
        <w:rPr>
          <w:rtl/>
        </w:rPr>
        <w:t>شرکت‌های اعتبارسنجی به دو نوع تقسیم می‌شوند: نوع اول و نوع دوم، که هر یک فعالیت‌ها و شرایط خاص خود را دارند</w:t>
      </w:r>
      <w:r w:rsidRPr="00252A7C">
        <w:t xml:space="preserve"> </w:t>
      </w:r>
      <w:r w:rsidRPr="00252A7C">
        <w:rPr>
          <w:rFonts w:hint="cs"/>
          <w:rtl/>
        </w:rPr>
        <w:t>.</w:t>
      </w:r>
    </w:p>
    <w:p w14:paraId="612DA9F5" w14:textId="77777777" w:rsidR="00252A7C" w:rsidRPr="002E1CC6" w:rsidRDefault="00252A7C" w:rsidP="00252A7C">
      <w:pPr>
        <w:spacing w:line="259" w:lineRule="auto"/>
        <w:ind w:left="360"/>
      </w:pPr>
      <w:r w:rsidRPr="002E1CC6">
        <w:rPr>
          <w:b/>
          <w:bCs/>
          <w:rtl/>
        </w:rPr>
        <w:t>تقسیم‌بندی شرکت‌های اعتبارسنجی</w:t>
      </w:r>
      <w:r w:rsidRPr="002E1CC6">
        <w:rPr>
          <w:rtl/>
        </w:rPr>
        <w:t xml:space="preserve"> </w:t>
      </w:r>
      <w:r w:rsidRPr="00252A7C">
        <w:rPr>
          <w:rFonts w:hint="cs"/>
          <w:rtl/>
        </w:rPr>
        <w:t xml:space="preserve">بر اساس این آیین‌نامه </w:t>
      </w:r>
      <w:r w:rsidRPr="002E1CC6">
        <w:rPr>
          <w:rtl/>
        </w:rPr>
        <w:t>به دو نوع</w:t>
      </w:r>
      <w:r w:rsidRPr="00252A7C">
        <w:rPr>
          <w:rFonts w:hint="cs"/>
          <w:rtl/>
        </w:rPr>
        <w:t xml:space="preserve"> تقسیم می‌شوند:</w:t>
      </w:r>
    </w:p>
    <w:p w14:paraId="2FDDFB77" w14:textId="77777777" w:rsidR="00252A7C" w:rsidRPr="00252A7C" w:rsidRDefault="00252A7C" w:rsidP="00252A7C">
      <w:pPr>
        <w:pStyle w:val="ListParagraph"/>
        <w:numPr>
          <w:ilvl w:val="0"/>
          <w:numId w:val="10"/>
        </w:numPr>
        <w:spacing w:line="259" w:lineRule="auto"/>
      </w:pPr>
      <w:r w:rsidRPr="00252A7C">
        <w:rPr>
          <w:b/>
          <w:bCs/>
          <w:rtl/>
        </w:rPr>
        <w:t>نوع یک</w:t>
      </w:r>
      <w:r w:rsidRPr="00252A7C">
        <w:t xml:space="preserve">: </w:t>
      </w:r>
      <w:r w:rsidRPr="00252A7C">
        <w:rPr>
          <w:rtl/>
        </w:rPr>
        <w:t>تولیدکننده گزارش‌های رسمی اعتباری (اجباری برای بانک‌ها و بیمه‌ها)</w:t>
      </w:r>
      <w:r w:rsidRPr="00252A7C">
        <w:t>.</w:t>
      </w:r>
    </w:p>
    <w:p w14:paraId="7204C770" w14:textId="77777777" w:rsidR="00252A7C" w:rsidRPr="00252A7C" w:rsidRDefault="00252A7C" w:rsidP="00252A7C">
      <w:pPr>
        <w:pStyle w:val="ListParagraph"/>
        <w:numPr>
          <w:ilvl w:val="0"/>
          <w:numId w:val="10"/>
        </w:numPr>
        <w:spacing w:line="259" w:lineRule="auto"/>
      </w:pPr>
      <w:r w:rsidRPr="00252A7C">
        <w:rPr>
          <w:b/>
          <w:bCs/>
          <w:rtl/>
        </w:rPr>
        <w:t>نوع دو</w:t>
      </w:r>
      <w:r w:rsidRPr="00252A7C">
        <w:t xml:space="preserve">: </w:t>
      </w:r>
      <w:r w:rsidRPr="00252A7C">
        <w:rPr>
          <w:rtl/>
        </w:rPr>
        <w:t>ارائه‌دهنده خدمات تکمیلی و مشاوره‌ای (اختیاری)</w:t>
      </w:r>
      <w:r w:rsidRPr="00252A7C">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3084"/>
        <w:gridCol w:w="4112"/>
      </w:tblGrid>
      <w:tr w:rsidR="00252A7C" w:rsidRPr="00252A7C" w14:paraId="5528C7F5" w14:textId="77777777" w:rsidTr="005A55CA">
        <w:trPr>
          <w:trHeight w:val="288"/>
          <w:tblHeader/>
        </w:trPr>
        <w:tc>
          <w:tcPr>
            <w:tcW w:w="2034" w:type="dxa"/>
            <w:shd w:val="clear" w:color="auto" w:fill="E8E8E8" w:themeFill="background2"/>
            <w:vAlign w:val="center"/>
            <w:hideMark/>
          </w:tcPr>
          <w:p w14:paraId="3C641145" w14:textId="77777777" w:rsidR="00252A7C" w:rsidRPr="002E1CC6" w:rsidRDefault="00252A7C" w:rsidP="00F2255D">
            <w:pPr>
              <w:spacing w:after="0" w:line="259" w:lineRule="auto"/>
              <w:ind w:left="360"/>
              <w:jc w:val="center"/>
            </w:pPr>
            <w:r w:rsidRPr="002E1CC6">
              <w:rPr>
                <w:rtl/>
              </w:rPr>
              <w:t>ویژگی‌ها</w:t>
            </w:r>
          </w:p>
        </w:tc>
        <w:tc>
          <w:tcPr>
            <w:tcW w:w="3084" w:type="dxa"/>
            <w:shd w:val="clear" w:color="auto" w:fill="E8E8E8" w:themeFill="background2"/>
            <w:vAlign w:val="center"/>
            <w:hideMark/>
          </w:tcPr>
          <w:p w14:paraId="65F74806" w14:textId="77777777" w:rsidR="00252A7C" w:rsidRPr="002E1CC6" w:rsidRDefault="00252A7C" w:rsidP="00F2255D">
            <w:pPr>
              <w:spacing w:after="0" w:line="259" w:lineRule="auto"/>
              <w:ind w:left="360"/>
              <w:jc w:val="center"/>
            </w:pPr>
            <w:r w:rsidRPr="002E1CC6">
              <w:rPr>
                <w:rtl/>
              </w:rPr>
              <w:t>شرکت نوع یک</w:t>
            </w:r>
          </w:p>
        </w:tc>
        <w:tc>
          <w:tcPr>
            <w:tcW w:w="4112" w:type="dxa"/>
            <w:shd w:val="clear" w:color="auto" w:fill="E8E8E8" w:themeFill="background2"/>
            <w:vAlign w:val="center"/>
            <w:hideMark/>
          </w:tcPr>
          <w:p w14:paraId="5A9304B7" w14:textId="77777777" w:rsidR="00252A7C" w:rsidRPr="002E1CC6" w:rsidRDefault="00252A7C" w:rsidP="00F2255D">
            <w:pPr>
              <w:spacing w:after="0" w:line="259" w:lineRule="auto"/>
              <w:ind w:left="360"/>
              <w:jc w:val="center"/>
            </w:pPr>
            <w:r w:rsidRPr="002E1CC6">
              <w:rPr>
                <w:rtl/>
              </w:rPr>
              <w:t>شرکت نوع دو</w:t>
            </w:r>
          </w:p>
        </w:tc>
      </w:tr>
      <w:tr w:rsidR="00252A7C" w:rsidRPr="00252A7C" w14:paraId="632486CC" w14:textId="77777777" w:rsidTr="005A55CA">
        <w:trPr>
          <w:trHeight w:val="716"/>
        </w:trPr>
        <w:tc>
          <w:tcPr>
            <w:tcW w:w="2034" w:type="dxa"/>
            <w:shd w:val="clear" w:color="auto" w:fill="F2F2F2" w:themeFill="background1" w:themeFillShade="F2"/>
            <w:vAlign w:val="center"/>
            <w:hideMark/>
          </w:tcPr>
          <w:p w14:paraId="188BD5ED" w14:textId="77777777" w:rsidR="00252A7C" w:rsidRPr="002E1CC6" w:rsidRDefault="00252A7C" w:rsidP="00F2255D">
            <w:pPr>
              <w:spacing w:after="0" w:line="259" w:lineRule="auto"/>
              <w:ind w:left="360"/>
              <w:jc w:val="center"/>
            </w:pPr>
            <w:r w:rsidRPr="002E1CC6">
              <w:rPr>
                <w:rtl/>
              </w:rPr>
              <w:t>مأموریت</w:t>
            </w:r>
          </w:p>
        </w:tc>
        <w:tc>
          <w:tcPr>
            <w:tcW w:w="3084" w:type="dxa"/>
            <w:vAlign w:val="center"/>
            <w:hideMark/>
          </w:tcPr>
          <w:p w14:paraId="479AA95B" w14:textId="77777777" w:rsidR="00252A7C" w:rsidRPr="002E1CC6" w:rsidRDefault="00252A7C" w:rsidP="00F2255D">
            <w:pPr>
              <w:spacing w:after="0" w:line="259" w:lineRule="auto"/>
              <w:ind w:left="360"/>
            </w:pPr>
            <w:r w:rsidRPr="002E1CC6">
              <w:rPr>
                <w:rtl/>
              </w:rPr>
              <w:t>جمع‌آوری داده‌های رسمی، صدور امتیاز اعتباری</w:t>
            </w:r>
          </w:p>
        </w:tc>
        <w:tc>
          <w:tcPr>
            <w:tcW w:w="4112" w:type="dxa"/>
            <w:vAlign w:val="center"/>
            <w:hideMark/>
          </w:tcPr>
          <w:p w14:paraId="135FF41C" w14:textId="77777777" w:rsidR="00252A7C" w:rsidRPr="002E1CC6" w:rsidRDefault="00252A7C" w:rsidP="00F2255D">
            <w:pPr>
              <w:spacing w:after="0" w:line="259" w:lineRule="auto"/>
              <w:ind w:left="360"/>
            </w:pPr>
            <w:r w:rsidRPr="002E1CC6">
              <w:rPr>
                <w:rtl/>
              </w:rPr>
              <w:t>تحلیل تکمیلی، مشاوره، مدل‌سازی</w:t>
            </w:r>
          </w:p>
        </w:tc>
      </w:tr>
      <w:tr w:rsidR="00252A7C" w:rsidRPr="00252A7C" w14:paraId="606A8133" w14:textId="77777777" w:rsidTr="005A55CA">
        <w:trPr>
          <w:trHeight w:val="288"/>
        </w:trPr>
        <w:tc>
          <w:tcPr>
            <w:tcW w:w="2034" w:type="dxa"/>
            <w:shd w:val="clear" w:color="auto" w:fill="F2F2F2" w:themeFill="background1" w:themeFillShade="F2"/>
            <w:vAlign w:val="center"/>
            <w:hideMark/>
          </w:tcPr>
          <w:p w14:paraId="0B543BE5" w14:textId="77777777" w:rsidR="00252A7C" w:rsidRPr="002E1CC6" w:rsidRDefault="00252A7C" w:rsidP="00F2255D">
            <w:pPr>
              <w:spacing w:after="0" w:line="259" w:lineRule="auto"/>
              <w:ind w:left="360"/>
              <w:jc w:val="center"/>
            </w:pPr>
            <w:r w:rsidRPr="002E1CC6">
              <w:rPr>
                <w:rtl/>
              </w:rPr>
              <w:lastRenderedPageBreak/>
              <w:t>سرمایه اولیه</w:t>
            </w:r>
          </w:p>
        </w:tc>
        <w:tc>
          <w:tcPr>
            <w:tcW w:w="3084" w:type="dxa"/>
            <w:vAlign w:val="center"/>
            <w:hideMark/>
          </w:tcPr>
          <w:p w14:paraId="398A765E" w14:textId="77777777" w:rsidR="00252A7C" w:rsidRPr="002E1CC6" w:rsidRDefault="00252A7C" w:rsidP="00F2255D">
            <w:pPr>
              <w:spacing w:after="0" w:line="259" w:lineRule="auto"/>
              <w:ind w:left="360"/>
            </w:pPr>
            <w:r w:rsidRPr="002E1CC6">
              <w:rPr>
                <w:rtl/>
                <w:lang w:bidi="fa-IR"/>
              </w:rPr>
              <w:t>۲۵۰۰</w:t>
            </w:r>
            <w:r w:rsidRPr="002E1CC6">
              <w:t xml:space="preserve"> </w:t>
            </w:r>
            <w:r w:rsidRPr="002E1CC6">
              <w:rPr>
                <w:rtl/>
              </w:rPr>
              <w:t>میلیارد ریال</w:t>
            </w:r>
          </w:p>
        </w:tc>
        <w:tc>
          <w:tcPr>
            <w:tcW w:w="4112" w:type="dxa"/>
            <w:vAlign w:val="center"/>
            <w:hideMark/>
          </w:tcPr>
          <w:p w14:paraId="0FEBB424" w14:textId="77777777" w:rsidR="00252A7C" w:rsidRPr="002E1CC6" w:rsidRDefault="00252A7C" w:rsidP="00F2255D">
            <w:pPr>
              <w:spacing w:after="0" w:line="259" w:lineRule="auto"/>
              <w:ind w:left="360"/>
            </w:pPr>
            <w:r w:rsidRPr="002E1CC6">
              <w:rPr>
                <w:rtl/>
                <w:lang w:bidi="fa-IR"/>
              </w:rPr>
              <w:t>۵۰۰</w:t>
            </w:r>
            <w:r w:rsidRPr="002E1CC6">
              <w:t xml:space="preserve"> </w:t>
            </w:r>
            <w:r w:rsidRPr="002E1CC6">
              <w:rPr>
                <w:rtl/>
              </w:rPr>
              <w:t>میلیارد ریال</w:t>
            </w:r>
          </w:p>
        </w:tc>
      </w:tr>
      <w:tr w:rsidR="00252A7C" w:rsidRPr="00252A7C" w14:paraId="73182960" w14:textId="77777777" w:rsidTr="005A55CA">
        <w:trPr>
          <w:trHeight w:val="288"/>
        </w:trPr>
        <w:tc>
          <w:tcPr>
            <w:tcW w:w="2034" w:type="dxa"/>
            <w:shd w:val="clear" w:color="auto" w:fill="F2F2F2" w:themeFill="background1" w:themeFillShade="F2"/>
            <w:vAlign w:val="center"/>
            <w:hideMark/>
          </w:tcPr>
          <w:p w14:paraId="70EB5D3D" w14:textId="77777777" w:rsidR="00252A7C" w:rsidRPr="002E1CC6" w:rsidRDefault="00252A7C" w:rsidP="00F2255D">
            <w:pPr>
              <w:spacing w:after="0" w:line="259" w:lineRule="auto"/>
              <w:ind w:left="360"/>
              <w:jc w:val="center"/>
            </w:pPr>
            <w:r w:rsidRPr="002E1CC6">
              <w:rPr>
                <w:rtl/>
              </w:rPr>
              <w:t>مرجع مجوز</w:t>
            </w:r>
          </w:p>
        </w:tc>
        <w:tc>
          <w:tcPr>
            <w:tcW w:w="3084" w:type="dxa"/>
            <w:vAlign w:val="center"/>
            <w:hideMark/>
          </w:tcPr>
          <w:p w14:paraId="1064D397" w14:textId="77777777" w:rsidR="00252A7C" w:rsidRPr="002E1CC6" w:rsidRDefault="00252A7C" w:rsidP="00F2255D">
            <w:pPr>
              <w:spacing w:after="0" w:line="259" w:lineRule="auto"/>
              <w:ind w:left="360"/>
            </w:pPr>
            <w:r w:rsidRPr="002E1CC6">
              <w:rPr>
                <w:rtl/>
              </w:rPr>
              <w:t>وزارت اقتصاد + شورای ملی</w:t>
            </w:r>
          </w:p>
        </w:tc>
        <w:tc>
          <w:tcPr>
            <w:tcW w:w="4112" w:type="dxa"/>
            <w:vAlign w:val="center"/>
            <w:hideMark/>
          </w:tcPr>
          <w:p w14:paraId="07160706" w14:textId="77777777" w:rsidR="00252A7C" w:rsidRPr="002E1CC6" w:rsidRDefault="00252A7C" w:rsidP="00F2255D">
            <w:pPr>
              <w:spacing w:after="0" w:line="259" w:lineRule="auto"/>
              <w:ind w:left="360"/>
            </w:pPr>
            <w:r w:rsidRPr="002E1CC6">
              <w:rPr>
                <w:rtl/>
              </w:rPr>
              <w:t>شورای ملی (با تأیید بانک مرکزی در برخی موارد)</w:t>
            </w:r>
          </w:p>
        </w:tc>
      </w:tr>
      <w:tr w:rsidR="00252A7C" w:rsidRPr="00252A7C" w14:paraId="06A54976" w14:textId="77777777" w:rsidTr="005A55CA">
        <w:trPr>
          <w:trHeight w:val="288"/>
        </w:trPr>
        <w:tc>
          <w:tcPr>
            <w:tcW w:w="2034" w:type="dxa"/>
            <w:shd w:val="clear" w:color="auto" w:fill="F2F2F2" w:themeFill="background1" w:themeFillShade="F2"/>
            <w:vAlign w:val="center"/>
            <w:hideMark/>
          </w:tcPr>
          <w:p w14:paraId="00F82A8F" w14:textId="77777777" w:rsidR="00252A7C" w:rsidRPr="002E1CC6" w:rsidRDefault="00252A7C" w:rsidP="00F2255D">
            <w:pPr>
              <w:spacing w:after="0" w:line="259" w:lineRule="auto"/>
              <w:ind w:left="360"/>
              <w:jc w:val="center"/>
            </w:pPr>
            <w:r w:rsidRPr="002E1CC6">
              <w:rPr>
                <w:rtl/>
              </w:rPr>
              <w:t>الزام استفاده</w:t>
            </w:r>
          </w:p>
        </w:tc>
        <w:tc>
          <w:tcPr>
            <w:tcW w:w="3084" w:type="dxa"/>
            <w:vAlign w:val="center"/>
            <w:hideMark/>
          </w:tcPr>
          <w:p w14:paraId="4B856BF7" w14:textId="77777777" w:rsidR="00252A7C" w:rsidRPr="002E1CC6" w:rsidRDefault="00252A7C" w:rsidP="00F2255D">
            <w:pPr>
              <w:spacing w:after="0" w:line="259" w:lineRule="auto"/>
              <w:ind w:left="360"/>
            </w:pPr>
            <w:r w:rsidRPr="002E1CC6">
              <w:rPr>
                <w:rtl/>
              </w:rPr>
              <w:t>اجباری برای بانک‌ها و بیمه‌ها</w:t>
            </w:r>
          </w:p>
        </w:tc>
        <w:tc>
          <w:tcPr>
            <w:tcW w:w="4112" w:type="dxa"/>
            <w:vAlign w:val="center"/>
            <w:hideMark/>
          </w:tcPr>
          <w:p w14:paraId="588BCF87" w14:textId="77777777" w:rsidR="00252A7C" w:rsidRPr="002E1CC6" w:rsidRDefault="00252A7C" w:rsidP="00F2255D">
            <w:pPr>
              <w:spacing w:after="0" w:line="259" w:lineRule="auto"/>
              <w:ind w:left="360"/>
            </w:pPr>
            <w:r w:rsidRPr="002E1CC6">
              <w:rPr>
                <w:rtl/>
              </w:rPr>
              <w:t>اختیاری</w:t>
            </w:r>
          </w:p>
        </w:tc>
      </w:tr>
      <w:tr w:rsidR="00252A7C" w:rsidRPr="00252A7C" w14:paraId="35A196F5" w14:textId="77777777" w:rsidTr="005A55CA">
        <w:trPr>
          <w:trHeight w:val="500"/>
        </w:trPr>
        <w:tc>
          <w:tcPr>
            <w:tcW w:w="2034" w:type="dxa"/>
            <w:shd w:val="clear" w:color="auto" w:fill="F2F2F2" w:themeFill="background1" w:themeFillShade="F2"/>
            <w:vAlign w:val="center"/>
            <w:hideMark/>
          </w:tcPr>
          <w:p w14:paraId="0DFFD810" w14:textId="77777777" w:rsidR="00252A7C" w:rsidRPr="002E1CC6" w:rsidRDefault="00252A7C" w:rsidP="00F2255D">
            <w:pPr>
              <w:spacing w:after="0" w:line="259" w:lineRule="auto"/>
              <w:ind w:left="360"/>
              <w:jc w:val="center"/>
            </w:pPr>
            <w:r w:rsidRPr="002E1CC6">
              <w:rPr>
                <w:rtl/>
              </w:rPr>
              <w:t>محدودیت سهامداری</w:t>
            </w:r>
          </w:p>
        </w:tc>
        <w:tc>
          <w:tcPr>
            <w:tcW w:w="3084" w:type="dxa"/>
            <w:vAlign w:val="center"/>
            <w:hideMark/>
          </w:tcPr>
          <w:p w14:paraId="2B108706" w14:textId="77777777" w:rsidR="00252A7C" w:rsidRPr="002E1CC6" w:rsidRDefault="00252A7C" w:rsidP="00F2255D">
            <w:pPr>
              <w:spacing w:after="0" w:line="259" w:lineRule="auto"/>
              <w:ind w:left="360"/>
            </w:pPr>
            <w:r w:rsidRPr="002E1CC6">
              <w:rPr>
                <w:rtl/>
              </w:rPr>
              <w:t xml:space="preserve">حداکثر </w:t>
            </w:r>
            <w:r w:rsidRPr="002E1CC6">
              <w:rPr>
                <w:rtl/>
                <w:lang w:bidi="fa-IR"/>
              </w:rPr>
              <w:t>۵</w:t>
            </w:r>
            <w:r w:rsidRPr="002E1CC6">
              <w:rPr>
                <w:rFonts w:ascii="Arial" w:hAnsi="Arial" w:cs="Arial" w:hint="cs"/>
                <w:rtl/>
                <w:lang w:bidi="fa-IR"/>
              </w:rPr>
              <w:t>٪</w:t>
            </w:r>
          </w:p>
        </w:tc>
        <w:tc>
          <w:tcPr>
            <w:tcW w:w="4112" w:type="dxa"/>
            <w:vAlign w:val="center"/>
            <w:hideMark/>
          </w:tcPr>
          <w:p w14:paraId="3418C746" w14:textId="77777777" w:rsidR="00252A7C" w:rsidRPr="002E1CC6" w:rsidRDefault="00252A7C" w:rsidP="00F2255D">
            <w:pPr>
              <w:spacing w:after="0" w:line="259" w:lineRule="auto"/>
              <w:ind w:left="360"/>
            </w:pPr>
            <w:r w:rsidRPr="002E1CC6">
              <w:rPr>
                <w:rtl/>
              </w:rPr>
              <w:t xml:space="preserve">حداکثر </w:t>
            </w:r>
            <w:r w:rsidRPr="002E1CC6">
              <w:rPr>
                <w:rtl/>
                <w:lang w:bidi="fa-IR"/>
              </w:rPr>
              <w:t>۳۴</w:t>
            </w:r>
            <w:r w:rsidRPr="002E1CC6">
              <w:rPr>
                <w:rFonts w:ascii="Arial" w:hAnsi="Arial" w:cs="Arial" w:hint="cs"/>
                <w:rtl/>
                <w:lang w:bidi="fa-IR"/>
              </w:rPr>
              <w:t>٪</w:t>
            </w:r>
            <w:r w:rsidRPr="002E1CC6">
              <w:rPr>
                <w:rtl/>
                <w:lang w:bidi="fa-IR"/>
              </w:rPr>
              <w:t xml:space="preserve"> (</w:t>
            </w:r>
            <w:r w:rsidRPr="002E1CC6">
              <w:rPr>
                <w:rtl/>
              </w:rPr>
              <w:t xml:space="preserve">بیش از </w:t>
            </w:r>
            <w:r w:rsidRPr="002E1CC6">
              <w:rPr>
                <w:rtl/>
                <w:lang w:bidi="fa-IR"/>
              </w:rPr>
              <w:t>۱۷</w:t>
            </w:r>
            <w:r w:rsidRPr="002E1CC6">
              <w:rPr>
                <w:rFonts w:ascii="Arial" w:hAnsi="Arial" w:cs="Arial" w:hint="cs"/>
                <w:rtl/>
                <w:lang w:bidi="fa-IR"/>
              </w:rPr>
              <w:t>٪</w:t>
            </w:r>
            <w:r w:rsidRPr="002E1CC6">
              <w:rPr>
                <w:rtl/>
              </w:rPr>
              <w:t xml:space="preserve"> با مجوز)</w:t>
            </w:r>
          </w:p>
        </w:tc>
      </w:tr>
    </w:tbl>
    <w:p w14:paraId="1328F645" w14:textId="77777777" w:rsidR="00252A7C" w:rsidRPr="00252A7C" w:rsidRDefault="00252A7C" w:rsidP="00252A7C">
      <w:pPr>
        <w:spacing w:line="259" w:lineRule="auto"/>
        <w:ind w:left="360"/>
        <w:rPr>
          <w:b/>
          <w:bCs/>
          <w:rtl/>
        </w:rPr>
      </w:pPr>
    </w:p>
    <w:p w14:paraId="257C7090" w14:textId="77777777" w:rsidR="00252A7C" w:rsidRPr="002E1CC6" w:rsidRDefault="00252A7C" w:rsidP="00252A7C">
      <w:pPr>
        <w:spacing w:line="259" w:lineRule="auto"/>
        <w:ind w:left="360"/>
      </w:pPr>
      <w:r w:rsidRPr="00252A7C">
        <w:rPr>
          <w:b/>
          <w:bCs/>
          <w:rtl/>
        </w:rPr>
        <w:t xml:space="preserve"> </w:t>
      </w:r>
      <w:r w:rsidRPr="002E1CC6">
        <w:rPr>
          <w:b/>
          <w:bCs/>
          <w:rtl/>
        </w:rPr>
        <w:t>نظارت و ضمانت اجرا</w:t>
      </w:r>
      <w:r w:rsidRPr="002E1CC6">
        <w:t>:</w:t>
      </w:r>
    </w:p>
    <w:p w14:paraId="31F70055" w14:textId="77777777" w:rsidR="00252A7C" w:rsidRPr="002E1CC6" w:rsidRDefault="00252A7C" w:rsidP="00252A7C">
      <w:pPr>
        <w:numPr>
          <w:ilvl w:val="0"/>
          <w:numId w:val="9"/>
        </w:numPr>
        <w:tabs>
          <w:tab w:val="num" w:pos="1440"/>
        </w:tabs>
        <w:spacing w:after="0" w:line="259" w:lineRule="auto"/>
      </w:pPr>
      <w:r w:rsidRPr="002E1CC6">
        <w:rPr>
          <w:rtl/>
        </w:rPr>
        <w:t>فعالیت بدون مجوز ممنوع است</w:t>
      </w:r>
      <w:r w:rsidRPr="002E1CC6">
        <w:t>.</w:t>
      </w:r>
    </w:p>
    <w:p w14:paraId="6BD4834F" w14:textId="77777777" w:rsidR="00252A7C" w:rsidRPr="002E1CC6" w:rsidRDefault="00252A7C" w:rsidP="00252A7C">
      <w:pPr>
        <w:numPr>
          <w:ilvl w:val="0"/>
          <w:numId w:val="9"/>
        </w:numPr>
        <w:tabs>
          <w:tab w:val="num" w:pos="1440"/>
        </w:tabs>
        <w:spacing w:after="0" w:line="259" w:lineRule="auto"/>
      </w:pPr>
      <w:r w:rsidRPr="002E1CC6">
        <w:rPr>
          <w:rtl/>
        </w:rPr>
        <w:t>تخلف در امتیازدهی یا افشای اطلاعات موجب لغو مجوز خواهد شد</w:t>
      </w:r>
      <w:r w:rsidRPr="002E1CC6">
        <w:t>.</w:t>
      </w:r>
    </w:p>
    <w:p w14:paraId="52BE6403" w14:textId="77777777" w:rsidR="00252A7C" w:rsidRPr="002E1CC6" w:rsidRDefault="00252A7C" w:rsidP="00252A7C">
      <w:pPr>
        <w:spacing w:line="259" w:lineRule="auto"/>
        <w:rPr>
          <w:b/>
          <w:bCs/>
        </w:rPr>
      </w:pPr>
      <w:r w:rsidRPr="002E1CC6">
        <w:rPr>
          <w:b/>
          <w:bCs/>
          <w:rtl/>
        </w:rPr>
        <w:t>آثار و نتایج اجرایی</w:t>
      </w:r>
    </w:p>
    <w:p w14:paraId="6D0F99BC" w14:textId="77777777" w:rsidR="00252A7C" w:rsidRPr="002E1CC6" w:rsidRDefault="00252A7C" w:rsidP="00252A7C">
      <w:pPr>
        <w:numPr>
          <w:ilvl w:val="0"/>
          <w:numId w:val="9"/>
        </w:numPr>
        <w:spacing w:after="0" w:line="259" w:lineRule="auto"/>
      </w:pPr>
      <w:r w:rsidRPr="002E1CC6">
        <w:rPr>
          <w:b/>
          <w:bCs/>
          <w:rtl/>
        </w:rPr>
        <w:t>بانک‌ها و بیمه‌ها</w:t>
      </w:r>
      <w:r w:rsidRPr="002E1CC6">
        <w:rPr>
          <w:b/>
          <w:bCs/>
        </w:rPr>
        <w:t>:</w:t>
      </w:r>
      <w:r w:rsidRPr="002E1CC6">
        <w:t xml:space="preserve"> </w:t>
      </w:r>
      <w:r w:rsidRPr="002E1CC6">
        <w:rPr>
          <w:rtl/>
        </w:rPr>
        <w:t>ملزم به استفاده از گزارش رسمی نوع یک هستند</w:t>
      </w:r>
      <w:r w:rsidRPr="002E1CC6">
        <w:t>.</w:t>
      </w:r>
    </w:p>
    <w:p w14:paraId="0A89A88D" w14:textId="77777777" w:rsidR="00252A7C" w:rsidRPr="002E1CC6" w:rsidRDefault="00252A7C" w:rsidP="00252A7C">
      <w:pPr>
        <w:numPr>
          <w:ilvl w:val="0"/>
          <w:numId w:val="9"/>
        </w:numPr>
        <w:spacing w:after="0" w:line="259" w:lineRule="auto"/>
      </w:pPr>
      <w:r w:rsidRPr="002E1CC6">
        <w:rPr>
          <w:b/>
          <w:bCs/>
          <w:rtl/>
        </w:rPr>
        <w:t>کسب‌وکارها و افراد</w:t>
      </w:r>
      <w:r w:rsidRPr="002E1CC6">
        <w:rPr>
          <w:b/>
          <w:bCs/>
        </w:rPr>
        <w:t>:</w:t>
      </w:r>
      <w:r w:rsidRPr="002E1CC6">
        <w:t xml:space="preserve"> </w:t>
      </w:r>
      <w:r w:rsidRPr="002E1CC6">
        <w:rPr>
          <w:rtl/>
        </w:rPr>
        <w:t>می‌توانند از خدمات نوع دو برای بهبود رتبه اعتباری بهره‌مند شوند</w:t>
      </w:r>
      <w:r w:rsidRPr="002E1CC6">
        <w:t>.</w:t>
      </w:r>
    </w:p>
    <w:p w14:paraId="5E13E863" w14:textId="77777777" w:rsidR="00252A7C" w:rsidRDefault="00252A7C" w:rsidP="00252A7C">
      <w:pPr>
        <w:numPr>
          <w:ilvl w:val="0"/>
          <w:numId w:val="9"/>
        </w:numPr>
        <w:spacing w:after="0" w:line="259" w:lineRule="auto"/>
      </w:pPr>
      <w:r w:rsidRPr="002E1CC6">
        <w:rPr>
          <w:b/>
          <w:bCs/>
          <w:rtl/>
        </w:rPr>
        <w:t>اقتصاد ملی</w:t>
      </w:r>
      <w:r w:rsidRPr="002E1CC6">
        <w:rPr>
          <w:b/>
          <w:bCs/>
        </w:rPr>
        <w:t>:</w:t>
      </w:r>
      <w:r w:rsidRPr="002E1CC6">
        <w:t xml:space="preserve"> </w:t>
      </w:r>
      <w:r w:rsidRPr="002E1CC6">
        <w:rPr>
          <w:rtl/>
        </w:rPr>
        <w:t>دسترسی آسان‌تر به منابع مالی، کاهش ریسک سیستم بانکی، و حمایت از رشد تولید و سرمایه‌گذاری</w:t>
      </w:r>
      <w:r w:rsidRPr="002E1CC6">
        <w:t>.</w:t>
      </w:r>
    </w:p>
    <w:p w14:paraId="272A0EC1" w14:textId="0172DE79" w:rsidR="00AD00AA" w:rsidRDefault="00AD00AA" w:rsidP="00AD00AA">
      <w:pPr>
        <w:spacing w:line="259" w:lineRule="auto"/>
        <w:rPr>
          <w:b/>
          <w:bCs/>
          <w:rtl/>
        </w:rPr>
      </w:pPr>
      <w:r>
        <w:rPr>
          <w:rFonts w:hint="cs"/>
          <w:b/>
          <w:bCs/>
          <w:rtl/>
        </w:rPr>
        <w:t xml:space="preserve"> </w:t>
      </w:r>
      <w:r w:rsidRPr="00AD00AA">
        <w:rPr>
          <w:b/>
          <w:bCs/>
          <w:rtl/>
        </w:rPr>
        <w:t>تحلیل ساختار، رفتار و عملکرد بازار</w:t>
      </w:r>
    </w:p>
    <w:p w14:paraId="3CC6FC86" w14:textId="42C3E9DC" w:rsidR="00252A7C" w:rsidRPr="00252A7C" w:rsidRDefault="00AD00AA" w:rsidP="00AD00AA">
      <w:pPr>
        <w:spacing w:after="0" w:line="259" w:lineRule="auto"/>
        <w:ind w:left="360"/>
        <w:jc w:val="both"/>
      </w:pPr>
      <w:r w:rsidRPr="00AD00AA">
        <w:rPr>
          <w:rtl/>
        </w:rPr>
        <w:t xml:space="preserve">بازار شرکت‌های اعتبارسنجی در ایران از نظر </w:t>
      </w:r>
      <w:r w:rsidRPr="00AD00AA">
        <w:rPr>
          <w:b/>
          <w:bCs/>
          <w:rtl/>
        </w:rPr>
        <w:t>ساختار</w:t>
      </w:r>
      <w:r w:rsidRPr="00AD00AA">
        <w:rPr>
          <w:rtl/>
        </w:rPr>
        <w:t xml:space="preserve"> دارای دو بخش متمایز است</w:t>
      </w:r>
      <w:r>
        <w:rPr>
          <w:rFonts w:hint="cs"/>
          <w:rtl/>
          <w:lang w:bidi="fa-IR"/>
        </w:rPr>
        <w:t>؛</w:t>
      </w:r>
      <w:r w:rsidRPr="00AD00AA">
        <w:rPr>
          <w:rtl/>
        </w:rPr>
        <w:t xml:space="preserve"> شرکت‌های نوع یک با ساختار انحصاری و الزامی برای بانک‌ها و بیمه‌ها، و شرکت‌های نوع دو که در محیطی رقابتی‌تر به ارائه خدمات تکمیلی و مشاوره‌ای می‌پردازند. از منظر </w:t>
      </w:r>
      <w:r w:rsidRPr="00AD00AA">
        <w:rPr>
          <w:b/>
          <w:bCs/>
          <w:rtl/>
        </w:rPr>
        <w:t>رفتار</w:t>
      </w:r>
      <w:r w:rsidRPr="00AD00AA">
        <w:rPr>
          <w:rtl/>
        </w:rPr>
        <w:t xml:space="preserve">، شرکت‌های نوع یک عمدتاً مقررات‌محور و متمرکز بر جمع‌آوری و ارائه داده‌های رسمی هستند، در حالی‌که شرکت‌های نوع دو با تکیه بر داده‌های نوع یک و از طریق نوآوری و تنوع خدمات، رقابت را در بازار شکل می‌دهند. در نهایت از نظر </w:t>
      </w:r>
      <w:r w:rsidRPr="00AD00AA">
        <w:rPr>
          <w:b/>
          <w:bCs/>
          <w:rtl/>
        </w:rPr>
        <w:t>عملکرد</w:t>
      </w:r>
      <w:r w:rsidRPr="00AD00AA">
        <w:rPr>
          <w:rtl/>
        </w:rPr>
        <w:t>، این بازار ضمن کاهش ریسک اعتباری و افزایش شفافیت در نظام مالی، زمینه بهبود دسترسی به منابع مالی و رشد نوآوری در خدمات اعتباری را فراهم می‌سازد</w:t>
      </w:r>
      <w:r w:rsidRPr="00AD00AA">
        <w:t>.</w:t>
      </w:r>
    </w:p>
    <w:p w14:paraId="38D2835C" w14:textId="77777777" w:rsidR="00252A7C" w:rsidRPr="00281DB4" w:rsidRDefault="00252A7C" w:rsidP="00252A7C">
      <w:pPr>
        <w:pStyle w:val="ListParagraph"/>
        <w:numPr>
          <w:ilvl w:val="0"/>
          <w:numId w:val="8"/>
        </w:numPr>
      </w:pPr>
      <w:r w:rsidRPr="00281DB4">
        <w:t xml:space="preserve"> </w:t>
      </w:r>
      <w:r w:rsidRPr="00281DB4">
        <w:rPr>
          <w:b/>
          <w:bCs/>
          <w:rtl/>
        </w:rPr>
        <w:t>آیین‌نامه اجرایی نحوه احراز و تمدید صلاحیت مدیران شرکتهای اعتبارسنجی</w:t>
      </w:r>
    </w:p>
    <w:p w14:paraId="7F0642B9" w14:textId="5AD857D1" w:rsidR="00252A7C" w:rsidRPr="00281DB4" w:rsidRDefault="00252A7C" w:rsidP="00252A7C">
      <w:pPr>
        <w:ind w:left="360"/>
        <w:jc w:val="both"/>
      </w:pPr>
      <w:r w:rsidRPr="00281DB4">
        <w:rPr>
          <w:rtl/>
        </w:rPr>
        <w:t xml:space="preserve">این آیین‌نامه، اجرای بند </w:t>
      </w:r>
      <w:r w:rsidRPr="00252A7C">
        <w:rPr>
          <w:rFonts w:hint="cs"/>
          <w:rtl/>
        </w:rPr>
        <w:t>جزء</w:t>
      </w:r>
      <w:r w:rsidRPr="00281DB4">
        <w:rPr>
          <w:rtl/>
        </w:rPr>
        <w:t xml:space="preserve"> (</w:t>
      </w:r>
      <w:r w:rsidRPr="00252A7C">
        <w:rPr>
          <w:rFonts w:hint="cs"/>
          <w:rtl/>
          <w:lang w:bidi="fa-IR"/>
        </w:rPr>
        <w:t>3-5-2</w:t>
      </w:r>
      <w:r w:rsidRPr="00281DB4">
        <w:rPr>
          <w:rtl/>
          <w:lang w:bidi="fa-IR"/>
        </w:rPr>
        <w:t xml:space="preserve">) </w:t>
      </w:r>
      <w:r w:rsidRPr="00252A7C">
        <w:rPr>
          <w:rFonts w:hint="cs"/>
          <w:rtl/>
        </w:rPr>
        <w:t>بند</w:t>
      </w:r>
      <w:r w:rsidRPr="00281DB4">
        <w:rPr>
          <w:rtl/>
        </w:rPr>
        <w:t xml:space="preserve"> (ب) ماده (</w:t>
      </w:r>
      <w:r w:rsidRPr="00281DB4">
        <w:rPr>
          <w:rtl/>
          <w:lang w:bidi="fa-IR"/>
        </w:rPr>
        <w:t xml:space="preserve">۲) </w:t>
      </w:r>
      <w:r w:rsidRPr="00281DB4">
        <w:rPr>
          <w:rtl/>
        </w:rPr>
        <w:t>قانون</w:t>
      </w:r>
      <w:r w:rsidRPr="00252A7C">
        <w:rPr>
          <w:rtl/>
        </w:rPr>
        <w:t xml:space="preserve"> </w:t>
      </w:r>
      <w:r w:rsidRPr="00281DB4">
        <w:rPr>
          <w:rtl/>
        </w:rPr>
        <w:t>را که به "نحوه احراز و تمدید صلاحیت مدیران شرکت</w:t>
      </w:r>
      <w:r w:rsidR="00E759B6">
        <w:rPr>
          <w:rFonts w:hint="cs"/>
          <w:rtl/>
        </w:rPr>
        <w:t>‌</w:t>
      </w:r>
      <w:r w:rsidRPr="00281DB4">
        <w:rPr>
          <w:rtl/>
        </w:rPr>
        <w:t>های اعتبارسنجی" می‌پردازد، تبیین می‌نماید</w:t>
      </w:r>
      <w:r w:rsidRPr="00281DB4">
        <w:t>.</w:t>
      </w:r>
      <w:r w:rsidRPr="00281DB4">
        <w:rPr>
          <w:rtl/>
        </w:rPr>
        <w:t>این آیین‌نامه معیارها و رویه‌های لازم برای احراز و تمدید صلاحیت مدیران و اعضای هیأت مدیره شرکت‌های اعتبارسنجی را تعیین می‌کند. این معیارها شامل مدارک تحصیلی مرتبط، تجربه حرفه‌ای، وثاقت و امانت‌داری، و فقدان محکومیت‌های مؤثر است. همچنین، فرآیند ارزیابی صلاحیت توسط کمیته‌های تخصصی، نحوه نظارت مستمر بر مدیران و شرایط تعلیق یا سلب صلاحیت آن‌ها را شامل می‌شود. جداول امتیازبندی برای ارزیابی این صلاحیت‌ها نیز در این آیین‌نامه ارائه شده است</w:t>
      </w:r>
      <w:r w:rsidRPr="00281DB4">
        <w:t>.</w:t>
      </w:r>
    </w:p>
    <w:p w14:paraId="2E3ABF66" w14:textId="77777777" w:rsidR="00252A7C" w:rsidRPr="00281DB4" w:rsidRDefault="00252A7C" w:rsidP="00252A7C">
      <w:pPr>
        <w:pStyle w:val="ListParagraph"/>
        <w:numPr>
          <w:ilvl w:val="0"/>
          <w:numId w:val="8"/>
        </w:numPr>
        <w:rPr>
          <w:b/>
          <w:bCs/>
          <w:lang w:bidi="fa-IR"/>
        </w:rPr>
      </w:pPr>
      <w:r w:rsidRPr="00281DB4">
        <w:rPr>
          <w:b/>
          <w:bCs/>
          <w:rtl/>
        </w:rPr>
        <w:lastRenderedPageBreak/>
        <w:t>آیین‌نامه اجرایی نحوه استفاده از پایگاه داده اعتباری و گزارش</w:t>
      </w:r>
      <w:r w:rsidRPr="00252A7C">
        <w:rPr>
          <w:b/>
          <w:bCs/>
          <w:rtl/>
        </w:rPr>
        <w:softHyphen/>
      </w:r>
      <w:r w:rsidRPr="00281DB4">
        <w:rPr>
          <w:b/>
          <w:bCs/>
          <w:rtl/>
        </w:rPr>
        <w:t>های شرکتهای اعتبارسنجی</w:t>
      </w:r>
    </w:p>
    <w:p w14:paraId="1ECD8034" w14:textId="77777777" w:rsidR="00252A7C" w:rsidRPr="00281DB4" w:rsidRDefault="00252A7C" w:rsidP="00252A7C">
      <w:pPr>
        <w:ind w:left="360"/>
        <w:jc w:val="both"/>
      </w:pPr>
      <w:r w:rsidRPr="00281DB4">
        <w:rPr>
          <w:rtl/>
        </w:rPr>
        <w:t xml:space="preserve">این آیین‌نامه، اجرای بند </w:t>
      </w:r>
      <w:r w:rsidRPr="00252A7C">
        <w:rPr>
          <w:rFonts w:hint="cs"/>
          <w:rtl/>
        </w:rPr>
        <w:t>جزء</w:t>
      </w:r>
      <w:r w:rsidRPr="00281DB4">
        <w:rPr>
          <w:rtl/>
        </w:rPr>
        <w:t xml:space="preserve"> (</w:t>
      </w:r>
      <w:r w:rsidRPr="00252A7C">
        <w:rPr>
          <w:rFonts w:hint="cs"/>
          <w:rtl/>
          <w:lang w:bidi="fa-IR"/>
        </w:rPr>
        <w:t>3-5-4</w:t>
      </w:r>
      <w:r w:rsidRPr="00281DB4">
        <w:rPr>
          <w:rtl/>
          <w:lang w:bidi="fa-IR"/>
        </w:rPr>
        <w:t xml:space="preserve">) </w:t>
      </w:r>
      <w:r w:rsidRPr="00252A7C">
        <w:rPr>
          <w:rFonts w:hint="cs"/>
          <w:rtl/>
        </w:rPr>
        <w:t>بند</w:t>
      </w:r>
      <w:r w:rsidRPr="00281DB4">
        <w:rPr>
          <w:rtl/>
        </w:rPr>
        <w:t xml:space="preserve"> (ب) ماده (</w:t>
      </w:r>
      <w:r w:rsidRPr="00281DB4">
        <w:rPr>
          <w:rtl/>
          <w:lang w:bidi="fa-IR"/>
        </w:rPr>
        <w:t xml:space="preserve">۲) </w:t>
      </w:r>
      <w:r w:rsidRPr="00281DB4">
        <w:rPr>
          <w:rtl/>
        </w:rPr>
        <w:t>قانون را که مربوط به "</w:t>
      </w:r>
      <w:r w:rsidRPr="005A55CA">
        <w:rPr>
          <w:rtl/>
        </w:rPr>
        <w:t>تعیین سطح و کیفیت دسترسی اشخاص به خدمات پایگاه داده اعتباری کشور و شرکت‌های اعتبارسنجی و تصویب دستورالعمل‌های اجرایی لازم در خصوص نحوه استفاده آن‌ها</w:t>
      </w:r>
      <w:r w:rsidRPr="00281DB4">
        <w:rPr>
          <w:rtl/>
        </w:rPr>
        <w:t>" است، تشریح می‌کند</w:t>
      </w:r>
      <w:r w:rsidRPr="00252A7C">
        <w:rPr>
          <w:rFonts w:hint="cs"/>
          <w:rtl/>
        </w:rPr>
        <w:t>.</w:t>
      </w:r>
      <w:r w:rsidRPr="00281DB4">
        <w:rPr>
          <w:rtl/>
        </w:rPr>
        <w:t>آیین‌نامه</w:t>
      </w:r>
      <w:r w:rsidRPr="00252A7C">
        <w:rPr>
          <w:rFonts w:hint="cs"/>
          <w:rtl/>
        </w:rPr>
        <w:t xml:space="preserve"> مزبور</w:t>
      </w:r>
      <w:r w:rsidRPr="00281DB4">
        <w:rPr>
          <w:rtl/>
        </w:rPr>
        <w:t xml:space="preserve"> مقررات مربوط به استفاده از پایگاه داده اعتباری کشور و گزارش‌های اعتباری تولید شده توسط شرکت‌های اعتبارسنجی را بیان می‌کند. در این آیین‌نامه، مراجع تأمین‌کننده اطلاعات (مانند قوه قضائیه، سازمان امور مالیاتی، گمرک و...) و الزام آن‌ها به ارائه داده‌ها برای تکمیل پایگاه داده اعتباری مشخص شده است. همچنین، انواع اطلاعاتی که باید ارائه شود (از جمله اطلاعات مالی، معاملاتی، دارایی‌ها، شغلی، تخلفات و جرائم) و قوانین دسترسی و استفاده از این اطلاعات توسط اشخاص مجاز و شرکت‌های اعتبارسنجی تبیین گردیده است</w:t>
      </w:r>
      <w:r w:rsidRPr="00281DB4">
        <w:t>.</w:t>
      </w:r>
    </w:p>
    <w:p w14:paraId="4CBBFDB1" w14:textId="77777777" w:rsidR="00252A7C" w:rsidRPr="00281DB4" w:rsidRDefault="00252A7C" w:rsidP="00252A7C">
      <w:pPr>
        <w:pStyle w:val="ListParagraph"/>
        <w:numPr>
          <w:ilvl w:val="0"/>
          <w:numId w:val="8"/>
        </w:numPr>
        <w:rPr>
          <w:b/>
          <w:bCs/>
        </w:rPr>
      </w:pPr>
      <w:r w:rsidRPr="00281DB4">
        <w:rPr>
          <w:b/>
          <w:bCs/>
          <w:rtl/>
        </w:rPr>
        <w:t>آیین‌نامه اجرایی نحوه ثبت اعتراض به گزارش‌های اعتباری</w:t>
      </w:r>
    </w:p>
    <w:p w14:paraId="63004EFB" w14:textId="77777777" w:rsidR="00252A7C" w:rsidRPr="00281DB4" w:rsidRDefault="00252A7C" w:rsidP="00F47DD4">
      <w:pPr>
        <w:jc w:val="both"/>
      </w:pPr>
      <w:r w:rsidRPr="00281DB4">
        <w:rPr>
          <w:rtl/>
        </w:rPr>
        <w:t xml:space="preserve">این آیین‌نامه، اجرای اجرای بند </w:t>
      </w:r>
      <w:r w:rsidRPr="00252A7C">
        <w:rPr>
          <w:rFonts w:hint="cs"/>
          <w:rtl/>
        </w:rPr>
        <w:t>جزء</w:t>
      </w:r>
      <w:r w:rsidRPr="00281DB4">
        <w:rPr>
          <w:rtl/>
        </w:rPr>
        <w:t xml:space="preserve"> (</w:t>
      </w:r>
      <w:r w:rsidRPr="00252A7C">
        <w:rPr>
          <w:rFonts w:hint="cs"/>
          <w:rtl/>
          <w:lang w:bidi="fa-IR"/>
        </w:rPr>
        <w:t>3-5-5</w:t>
      </w:r>
      <w:r w:rsidRPr="00281DB4">
        <w:rPr>
          <w:rtl/>
          <w:lang w:bidi="fa-IR"/>
        </w:rPr>
        <w:t xml:space="preserve">) </w:t>
      </w:r>
      <w:r w:rsidRPr="00252A7C">
        <w:rPr>
          <w:rFonts w:hint="cs"/>
          <w:rtl/>
        </w:rPr>
        <w:t>بند</w:t>
      </w:r>
      <w:r w:rsidRPr="00281DB4">
        <w:rPr>
          <w:rtl/>
        </w:rPr>
        <w:t xml:space="preserve"> (ب) ماده (</w:t>
      </w:r>
      <w:r w:rsidRPr="00281DB4">
        <w:rPr>
          <w:rtl/>
          <w:lang w:bidi="fa-IR"/>
        </w:rPr>
        <w:t xml:space="preserve">۲) </w:t>
      </w:r>
      <w:r w:rsidRPr="00281DB4">
        <w:rPr>
          <w:rtl/>
        </w:rPr>
        <w:t>قانون را</w:t>
      </w:r>
      <w:r w:rsidRPr="00252A7C">
        <w:rPr>
          <w:rtl/>
        </w:rPr>
        <w:t xml:space="preserve"> </w:t>
      </w:r>
      <w:r w:rsidRPr="00281DB4">
        <w:rPr>
          <w:rtl/>
        </w:rPr>
        <w:t>که به "نحوه ثبت اعتراض به گزارش‌های اعتباری" اختصاص دارد، تبیین می‌نماید</w:t>
      </w:r>
      <w:r w:rsidRPr="00252A7C">
        <w:rPr>
          <w:rFonts w:hint="cs"/>
          <w:rtl/>
        </w:rPr>
        <w:t xml:space="preserve"> و</w:t>
      </w:r>
      <w:r w:rsidRPr="00281DB4">
        <w:rPr>
          <w:rtl/>
        </w:rPr>
        <w:t xml:space="preserve"> مراحل و رویه‌های ثبت اعتراض توسط مشتریان به گزارش‌های اعتباری خود را تشریح می‌کند. همچنین، مسئولیت‌های شرکت‌های اعتبارسنجی در بررسی و پاسخگویی به اعتراضات و مهلت‌های زمانی برای اصلاح گزارش‌ها را تعیین می‌نماید. این آیین‌نامه بر حق اشخاص در دریافت گزارش اعتباری خود و لزوم اخذ موافقت برای دسترسی اشخاص ثالث به اطلاعات تأکید دارد</w:t>
      </w:r>
      <w:r w:rsidRPr="00281DB4">
        <w:t>.</w:t>
      </w:r>
    </w:p>
    <w:p w14:paraId="1DE2F1AA" w14:textId="77777777" w:rsidR="00252A7C" w:rsidRPr="00281DB4" w:rsidRDefault="00252A7C" w:rsidP="00252A7C">
      <w:pPr>
        <w:pStyle w:val="ListParagraph"/>
        <w:numPr>
          <w:ilvl w:val="0"/>
          <w:numId w:val="8"/>
        </w:numPr>
        <w:rPr>
          <w:b/>
          <w:bCs/>
        </w:rPr>
      </w:pPr>
      <w:r w:rsidRPr="00281DB4">
        <w:rPr>
          <w:b/>
          <w:bCs/>
          <w:rtl/>
        </w:rPr>
        <w:t>آیین‌نامه اجرایی رتبه بندی سطح فعالیت شرکتهای اعتبارسنجی</w:t>
      </w:r>
    </w:p>
    <w:p w14:paraId="265DD19D" w14:textId="77777777" w:rsidR="00252A7C" w:rsidRPr="00281DB4" w:rsidRDefault="00252A7C" w:rsidP="00252A7C">
      <w:pPr>
        <w:jc w:val="both"/>
      </w:pPr>
      <w:r w:rsidRPr="00281DB4">
        <w:rPr>
          <w:rtl/>
        </w:rPr>
        <w:t xml:space="preserve">این آیین‌نامه، نحوه اجرای بند اجرای بند </w:t>
      </w:r>
      <w:r w:rsidRPr="00252A7C">
        <w:rPr>
          <w:rFonts w:hint="cs"/>
          <w:rtl/>
        </w:rPr>
        <w:t>جزء</w:t>
      </w:r>
      <w:r w:rsidRPr="00281DB4">
        <w:rPr>
          <w:rtl/>
        </w:rPr>
        <w:t xml:space="preserve"> (</w:t>
      </w:r>
      <w:r w:rsidRPr="00252A7C">
        <w:rPr>
          <w:rFonts w:hint="cs"/>
          <w:rtl/>
          <w:lang w:bidi="fa-IR"/>
        </w:rPr>
        <w:t>3-5-6</w:t>
      </w:r>
      <w:r w:rsidRPr="00281DB4">
        <w:rPr>
          <w:rtl/>
          <w:lang w:bidi="fa-IR"/>
        </w:rPr>
        <w:t xml:space="preserve">) </w:t>
      </w:r>
      <w:r w:rsidRPr="00252A7C">
        <w:rPr>
          <w:rFonts w:hint="cs"/>
          <w:rtl/>
        </w:rPr>
        <w:t>بند</w:t>
      </w:r>
      <w:r w:rsidRPr="00281DB4">
        <w:rPr>
          <w:rtl/>
        </w:rPr>
        <w:t xml:space="preserve"> (ب) ماده (</w:t>
      </w:r>
      <w:r w:rsidRPr="00281DB4">
        <w:rPr>
          <w:rtl/>
          <w:lang w:bidi="fa-IR"/>
        </w:rPr>
        <w:t xml:space="preserve">۲) </w:t>
      </w:r>
      <w:r w:rsidRPr="00281DB4">
        <w:rPr>
          <w:rtl/>
        </w:rPr>
        <w:t>قانون را</w:t>
      </w:r>
      <w:r w:rsidRPr="00252A7C">
        <w:rPr>
          <w:rtl/>
        </w:rPr>
        <w:t xml:space="preserve"> </w:t>
      </w:r>
      <w:r w:rsidRPr="00281DB4">
        <w:rPr>
          <w:rtl/>
        </w:rPr>
        <w:t>که مربوط به "رتبه‌بندی سطح فعالیت شرکتهای اعتبارسنجی" است، بیان می‌کند</w:t>
      </w:r>
      <w:r w:rsidRPr="00252A7C">
        <w:rPr>
          <w:rFonts w:hint="cs"/>
          <w:rtl/>
        </w:rPr>
        <w:t xml:space="preserve"> و </w:t>
      </w:r>
      <w:r w:rsidRPr="00281DB4">
        <w:rPr>
          <w:rtl/>
        </w:rPr>
        <w:t>معیارها و شاخص‌های لازم برای ارزیابی و رتبه‌بندی سطح فعالیت شرکت‌های اعتبارسنجی را مشخص می‌نماید. این معیارها شامل سابقه فعالیت، رضایت مشتریان، توان فنی و تخصصی، صورت‌های مالی، سهم بازار و دقت الگوهای اعتبارسنجی است. همچنین، فرآیند انجام رتبه‌بندی، بازنگری دوره‌ای و اعلام نتایج آن توسط مرکز ناظر (بانک مرکزی) را شامل می‌شود</w:t>
      </w:r>
      <w:r w:rsidRPr="00281DB4">
        <w:t>.</w:t>
      </w:r>
    </w:p>
    <w:p w14:paraId="23F67E1D" w14:textId="106ED067" w:rsidR="00252A7C" w:rsidRDefault="006A7EC3" w:rsidP="00252A7C">
      <w:pPr>
        <w:jc w:val="both"/>
        <w:rPr>
          <w:rtl/>
        </w:rPr>
      </w:pPr>
      <w:r>
        <w:rPr>
          <w:rFonts w:hint="cs"/>
          <w:b/>
          <w:bCs/>
          <w:rtl/>
        </w:rPr>
        <w:t>جمعبندی</w:t>
      </w:r>
    </w:p>
    <w:p w14:paraId="6D60707F" w14:textId="77777777" w:rsidR="00AE3B25" w:rsidRPr="00AE3B25" w:rsidRDefault="00AE3B25" w:rsidP="00AE3B25">
      <w:pPr>
        <w:jc w:val="both"/>
      </w:pPr>
      <w:r w:rsidRPr="00AE3B25">
        <w:rPr>
          <w:rtl/>
        </w:rPr>
        <w:t xml:space="preserve">بررسی «آیین‌نامه نظام سنجش اعتبار» و «قانون تأمین مالی تولید و زیرساخت‌ها» نشان می‌دهد که نظام حقوقی کشور در مسیر تکامل اعتبارسنجی، از یک آیین‌نامه اجرایی محدود در سال </w:t>
      </w:r>
      <w:r w:rsidRPr="00AE3B25">
        <w:rPr>
          <w:rtl/>
          <w:lang w:bidi="fa-IR"/>
        </w:rPr>
        <w:t>۱۳۸۶</w:t>
      </w:r>
      <w:r w:rsidRPr="00AE3B25">
        <w:rPr>
          <w:rtl/>
        </w:rPr>
        <w:t xml:space="preserve">، به یک قانون مادر و جامع در سال </w:t>
      </w:r>
      <w:r w:rsidRPr="00AE3B25">
        <w:rPr>
          <w:rtl/>
          <w:lang w:bidi="fa-IR"/>
        </w:rPr>
        <w:t>۱۴۰۲</w:t>
      </w:r>
      <w:r w:rsidRPr="00AE3B25">
        <w:rPr>
          <w:rtl/>
        </w:rPr>
        <w:t xml:space="preserve"> ارتقا یافته است. آیین‌نامه سنجش اعتبار، با ایجاد بستر اولیه برای تأسیس شرکت‌های اعتبارسنجی و الزام مؤسسات اعتباری به استفاده از گزارش‌های اعتباری، نقش زیربنایی در آغاز این نظام ایفا نمود. با این حال، قانون جدید با جایگاهی بالاتر، دامنه‌ای وسیع‌تر و ضمانت اجرایی قوی‌تر، نظام اعتبارسنجی را به بخشی جدایی‌ناپذیر از راهبرد ملی تأمین مالی کشور تبدیل کرده است</w:t>
      </w:r>
      <w:r w:rsidRPr="00AE3B25">
        <w:t>.</w:t>
      </w:r>
    </w:p>
    <w:p w14:paraId="7656E475" w14:textId="1B2F19D8" w:rsidR="00AE3B25" w:rsidRPr="00AE3B25" w:rsidRDefault="00AE3B25" w:rsidP="00892271">
      <w:pPr>
        <w:jc w:val="both"/>
      </w:pPr>
      <w:r w:rsidRPr="00AE3B25">
        <w:rPr>
          <w:rtl/>
        </w:rPr>
        <w:lastRenderedPageBreak/>
        <w:t>قانون تأمین مالی تولید و زیرساخت‌ها نه تنها بر تکمیل پایگاه داده‌های اعتباری و توسعه زیرساخت‌های اطلاعاتی تأکید دارد، بلکه با ایجاد شورای ملی تأمین مالی و تدوین آیین‌نامه‌های اجرایی متعدد، سازوکارهای نهادی، نظارتی و ضمانت‌های اجرایی لازم را برای شفافیت، پاسخگویی و ارتقای کیفیت اعتبارسنجی فراهم آورده است. بدین ترتیب، این قانون با نگاهی جامع و آینده‌نگر، اعتبارسنجی را به یکی از ارکان اصلی نظام مالی کشور ارتقا داده و زمینه را برای کاهش ریسک اعتباری، افزایش شفافیت، تسهیل دسترسی به منابع مالی و تقویت سرمایه‌گذاری در بخش‌های تولیدی و زیربنایی مهیا ساخته است</w:t>
      </w:r>
      <w:r w:rsidRPr="00AE3B25">
        <w:t>.</w:t>
      </w:r>
    </w:p>
    <w:sectPr w:rsidR="00AE3B25" w:rsidRPr="00AE3B25" w:rsidSect="00252A7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104C8"/>
    <w:multiLevelType w:val="multilevel"/>
    <w:tmpl w:val="E8E41946"/>
    <w:lvl w:ilvl="0">
      <w:start w:val="1"/>
      <w:numFmt w:val="decimal"/>
      <w:pStyle w:val="Heading1"/>
      <w:lvlText w:val="%1."/>
      <w:lvlJc w:val="left"/>
      <w:pPr>
        <w:ind w:left="432" w:hanging="432"/>
      </w:pPr>
      <w:rPr>
        <w:rFonts w:cs="B Nazanin" w:hint="cs"/>
        <w:szCs w:val="22"/>
      </w:rPr>
    </w:lvl>
    <w:lvl w:ilvl="1">
      <w:start w:val="1"/>
      <w:numFmt w:val="decimal"/>
      <w:lvlText w:val="%1.%2."/>
      <w:lvlJc w:val="left"/>
      <w:pPr>
        <w:ind w:left="846" w:hanging="576"/>
      </w:pPr>
      <w:rPr>
        <w:rFonts w:cs="B Nazanin" w:hint="cs"/>
        <w:b/>
        <w:bCs/>
        <w:iCs w:val="0"/>
        <w:szCs w:val="22"/>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0CA27A7"/>
    <w:multiLevelType w:val="hybridMultilevel"/>
    <w:tmpl w:val="B816B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F35CE"/>
    <w:multiLevelType w:val="hybridMultilevel"/>
    <w:tmpl w:val="C37C25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87D495D"/>
    <w:multiLevelType w:val="multilevel"/>
    <w:tmpl w:val="8E108DF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1600629"/>
    <w:multiLevelType w:val="hybridMultilevel"/>
    <w:tmpl w:val="1ABE5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4E105E"/>
    <w:multiLevelType w:val="hybridMultilevel"/>
    <w:tmpl w:val="3F784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73D3"/>
    <w:multiLevelType w:val="hybridMultilevel"/>
    <w:tmpl w:val="863AC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C333B9"/>
    <w:multiLevelType w:val="hybridMultilevel"/>
    <w:tmpl w:val="73085E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500552"/>
    <w:multiLevelType w:val="hybridMultilevel"/>
    <w:tmpl w:val="80084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97A12"/>
    <w:multiLevelType w:val="multilevel"/>
    <w:tmpl w:val="CE7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966380">
    <w:abstractNumId w:val="0"/>
  </w:num>
  <w:num w:numId="2" w16cid:durableId="78674300">
    <w:abstractNumId w:val="0"/>
  </w:num>
  <w:num w:numId="3" w16cid:durableId="547110846">
    <w:abstractNumId w:val="3"/>
  </w:num>
  <w:num w:numId="4" w16cid:durableId="1757705462">
    <w:abstractNumId w:val="4"/>
  </w:num>
  <w:num w:numId="5" w16cid:durableId="344672121">
    <w:abstractNumId w:val="5"/>
  </w:num>
  <w:num w:numId="6" w16cid:durableId="1066606869">
    <w:abstractNumId w:val="6"/>
  </w:num>
  <w:num w:numId="7" w16cid:durableId="167067589">
    <w:abstractNumId w:val="7"/>
  </w:num>
  <w:num w:numId="8" w16cid:durableId="2136176415">
    <w:abstractNumId w:val="1"/>
  </w:num>
  <w:num w:numId="9" w16cid:durableId="1380326164">
    <w:abstractNumId w:val="9"/>
  </w:num>
  <w:num w:numId="10" w16cid:durableId="1549797580">
    <w:abstractNumId w:val="2"/>
  </w:num>
  <w:num w:numId="11" w16cid:durableId="21142682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stafa Nazzari">
    <w15:presenceInfo w15:providerId="AD" w15:userId="S-1-5-21-2980786796-2520324569-2198759745-12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55"/>
    <w:rsid w:val="00062E48"/>
    <w:rsid w:val="000B67B0"/>
    <w:rsid w:val="000C153C"/>
    <w:rsid w:val="000C4365"/>
    <w:rsid w:val="000C7316"/>
    <w:rsid w:val="00147E63"/>
    <w:rsid w:val="00161B95"/>
    <w:rsid w:val="00215552"/>
    <w:rsid w:val="00252A7C"/>
    <w:rsid w:val="002532C7"/>
    <w:rsid w:val="00256555"/>
    <w:rsid w:val="002B2F1E"/>
    <w:rsid w:val="00346BC9"/>
    <w:rsid w:val="00353E1B"/>
    <w:rsid w:val="00443F3A"/>
    <w:rsid w:val="004627DC"/>
    <w:rsid w:val="00467CB1"/>
    <w:rsid w:val="004F3F89"/>
    <w:rsid w:val="004F4123"/>
    <w:rsid w:val="00550EE6"/>
    <w:rsid w:val="005A55CA"/>
    <w:rsid w:val="005B137F"/>
    <w:rsid w:val="005D769A"/>
    <w:rsid w:val="005D7FCD"/>
    <w:rsid w:val="005E0ACC"/>
    <w:rsid w:val="00610907"/>
    <w:rsid w:val="00612F1C"/>
    <w:rsid w:val="00622B9E"/>
    <w:rsid w:val="00635959"/>
    <w:rsid w:val="006709F2"/>
    <w:rsid w:val="00697D4C"/>
    <w:rsid w:val="006A6842"/>
    <w:rsid w:val="006A7EC3"/>
    <w:rsid w:val="006C1083"/>
    <w:rsid w:val="006E7BAC"/>
    <w:rsid w:val="00773078"/>
    <w:rsid w:val="0079336E"/>
    <w:rsid w:val="007C5E2A"/>
    <w:rsid w:val="007E6BE3"/>
    <w:rsid w:val="00814590"/>
    <w:rsid w:val="00852DA0"/>
    <w:rsid w:val="008708DF"/>
    <w:rsid w:val="00892271"/>
    <w:rsid w:val="008972AB"/>
    <w:rsid w:val="008C100A"/>
    <w:rsid w:val="008E17DC"/>
    <w:rsid w:val="00923730"/>
    <w:rsid w:val="00994837"/>
    <w:rsid w:val="009D04BB"/>
    <w:rsid w:val="00A72386"/>
    <w:rsid w:val="00A97550"/>
    <w:rsid w:val="00AD00AA"/>
    <w:rsid w:val="00AE3642"/>
    <w:rsid w:val="00AE3B25"/>
    <w:rsid w:val="00B17317"/>
    <w:rsid w:val="00B46553"/>
    <w:rsid w:val="00B67677"/>
    <w:rsid w:val="00BA1400"/>
    <w:rsid w:val="00BD3DD0"/>
    <w:rsid w:val="00C106A4"/>
    <w:rsid w:val="00CE06DA"/>
    <w:rsid w:val="00D12A54"/>
    <w:rsid w:val="00D514FB"/>
    <w:rsid w:val="00DD71CF"/>
    <w:rsid w:val="00E759B6"/>
    <w:rsid w:val="00E85E16"/>
    <w:rsid w:val="00E93E76"/>
    <w:rsid w:val="00EF5321"/>
    <w:rsid w:val="00F0554A"/>
    <w:rsid w:val="00F10CCB"/>
    <w:rsid w:val="00F47DD4"/>
    <w:rsid w:val="00FC42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911F"/>
  <w15:chartTrackingRefBased/>
  <w15:docId w15:val="{F063713A-C693-4118-BE1F-529D33C7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E2A"/>
    <w:pPr>
      <w:bidi/>
    </w:pPr>
    <w:rPr>
      <w:rFonts w:cs="B Zar"/>
    </w:rPr>
  </w:style>
  <w:style w:type="paragraph" w:styleId="Heading1">
    <w:name w:val="heading 1"/>
    <w:basedOn w:val="Normal"/>
    <w:next w:val="Normal"/>
    <w:link w:val="Heading1Char"/>
    <w:uiPriority w:val="9"/>
    <w:qFormat/>
    <w:rsid w:val="004F4123"/>
    <w:pPr>
      <w:keepNext/>
      <w:keepLines/>
      <w:numPr>
        <w:numId w:val="2"/>
      </w:numPr>
      <w:spacing w:after="80"/>
      <w:outlineLvl w:val="0"/>
    </w:pPr>
    <w:rPr>
      <w:rFonts w:asciiTheme="majorHAnsi" w:eastAsiaTheme="majorEastAsia" w:hAnsiTheme="majorHAnsi"/>
      <w:b/>
      <w:bCs/>
      <w:color w:val="000000" w:themeColor="text1"/>
      <w:sz w:val="26"/>
      <w:szCs w:val="26"/>
      <w:lang w:bidi="fa-IR"/>
    </w:rPr>
  </w:style>
  <w:style w:type="paragraph" w:styleId="Heading2">
    <w:name w:val="heading 2"/>
    <w:basedOn w:val="Normal"/>
    <w:next w:val="Normal"/>
    <w:link w:val="Heading2Char"/>
    <w:uiPriority w:val="9"/>
    <w:unhideWhenUsed/>
    <w:qFormat/>
    <w:rsid w:val="004F4123"/>
    <w:pPr>
      <w:keepNext/>
      <w:keepLines/>
      <w:numPr>
        <w:ilvl w:val="1"/>
        <w:numId w:val="3"/>
      </w:numPr>
      <w:spacing w:before="160" w:after="80"/>
      <w:ind w:left="846" w:hanging="576"/>
      <w:outlineLvl w:val="1"/>
    </w:pPr>
    <w:rPr>
      <w:rFonts w:asciiTheme="majorHAnsi" w:eastAsiaTheme="majorEastAsia" w:hAnsiTheme="majorHAnsi"/>
      <w:color w:val="000000" w:themeColor="text1"/>
      <w:sz w:val="26"/>
      <w:szCs w:val="26"/>
    </w:rPr>
  </w:style>
  <w:style w:type="paragraph" w:styleId="Heading3">
    <w:name w:val="heading 3"/>
    <w:basedOn w:val="Normal"/>
    <w:next w:val="Normal"/>
    <w:link w:val="Heading3Char"/>
    <w:uiPriority w:val="9"/>
    <w:semiHidden/>
    <w:unhideWhenUsed/>
    <w:qFormat/>
    <w:rsid w:val="00256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23"/>
    <w:rPr>
      <w:rFonts w:asciiTheme="majorHAnsi" w:eastAsiaTheme="majorEastAsia" w:hAnsiTheme="majorHAnsi" w:cs="B Zar"/>
      <w:b/>
      <w:bCs/>
      <w:color w:val="000000" w:themeColor="text1"/>
      <w:sz w:val="26"/>
      <w:szCs w:val="26"/>
      <w:lang w:bidi="fa-IR"/>
    </w:rPr>
  </w:style>
  <w:style w:type="character" w:customStyle="1" w:styleId="Heading2Char">
    <w:name w:val="Heading 2 Char"/>
    <w:basedOn w:val="DefaultParagraphFont"/>
    <w:link w:val="Heading2"/>
    <w:uiPriority w:val="9"/>
    <w:rsid w:val="004F4123"/>
    <w:rPr>
      <w:rFonts w:asciiTheme="majorHAnsi" w:eastAsiaTheme="majorEastAsia" w:hAnsiTheme="majorHAnsi" w:cs="B Zar"/>
      <w:color w:val="000000" w:themeColor="text1"/>
      <w:sz w:val="26"/>
      <w:szCs w:val="26"/>
    </w:rPr>
  </w:style>
  <w:style w:type="character" w:customStyle="1" w:styleId="Heading3Char">
    <w:name w:val="Heading 3 Char"/>
    <w:basedOn w:val="DefaultParagraphFont"/>
    <w:link w:val="Heading3"/>
    <w:uiPriority w:val="9"/>
    <w:semiHidden/>
    <w:rsid w:val="00256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55"/>
    <w:rPr>
      <w:rFonts w:eastAsiaTheme="majorEastAsia" w:cstheme="majorBidi"/>
      <w:color w:val="272727" w:themeColor="text1" w:themeTint="D8"/>
    </w:rPr>
  </w:style>
  <w:style w:type="paragraph" w:styleId="Title">
    <w:name w:val="Title"/>
    <w:basedOn w:val="Normal"/>
    <w:next w:val="Normal"/>
    <w:link w:val="TitleChar"/>
    <w:uiPriority w:val="10"/>
    <w:qFormat/>
    <w:rsid w:val="00256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55"/>
    <w:pPr>
      <w:spacing w:before="160"/>
      <w:jc w:val="center"/>
    </w:pPr>
    <w:rPr>
      <w:i/>
      <w:iCs/>
      <w:color w:val="404040" w:themeColor="text1" w:themeTint="BF"/>
    </w:rPr>
  </w:style>
  <w:style w:type="character" w:customStyle="1" w:styleId="QuoteChar">
    <w:name w:val="Quote Char"/>
    <w:basedOn w:val="DefaultParagraphFont"/>
    <w:link w:val="Quote"/>
    <w:uiPriority w:val="29"/>
    <w:rsid w:val="00256555"/>
    <w:rPr>
      <w:rFonts w:cs="B Zar"/>
      <w:i/>
      <w:iCs/>
      <w:color w:val="404040" w:themeColor="text1" w:themeTint="BF"/>
    </w:rPr>
  </w:style>
  <w:style w:type="paragraph" w:styleId="ListParagraph">
    <w:name w:val="List Paragraph"/>
    <w:basedOn w:val="Normal"/>
    <w:uiPriority w:val="34"/>
    <w:qFormat/>
    <w:rsid w:val="00256555"/>
    <w:pPr>
      <w:ind w:left="720"/>
      <w:contextualSpacing/>
    </w:pPr>
  </w:style>
  <w:style w:type="character" w:styleId="IntenseEmphasis">
    <w:name w:val="Intense Emphasis"/>
    <w:basedOn w:val="DefaultParagraphFont"/>
    <w:uiPriority w:val="21"/>
    <w:qFormat/>
    <w:rsid w:val="00256555"/>
    <w:rPr>
      <w:i/>
      <w:iCs/>
      <w:color w:val="0F4761" w:themeColor="accent1" w:themeShade="BF"/>
    </w:rPr>
  </w:style>
  <w:style w:type="paragraph" w:styleId="IntenseQuote">
    <w:name w:val="Intense Quote"/>
    <w:basedOn w:val="Normal"/>
    <w:next w:val="Normal"/>
    <w:link w:val="IntenseQuoteChar"/>
    <w:uiPriority w:val="30"/>
    <w:qFormat/>
    <w:rsid w:val="00256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55"/>
    <w:rPr>
      <w:rFonts w:cs="B Zar"/>
      <w:i/>
      <w:iCs/>
      <w:color w:val="0F4761" w:themeColor="accent1" w:themeShade="BF"/>
    </w:rPr>
  </w:style>
  <w:style w:type="character" w:styleId="IntenseReference">
    <w:name w:val="Intense Reference"/>
    <w:basedOn w:val="DefaultParagraphFont"/>
    <w:uiPriority w:val="32"/>
    <w:qFormat/>
    <w:rsid w:val="00256555"/>
    <w:rPr>
      <w:b/>
      <w:bCs/>
      <w:smallCaps/>
      <w:color w:val="0F4761" w:themeColor="accent1" w:themeShade="BF"/>
      <w:spacing w:val="5"/>
    </w:rPr>
  </w:style>
  <w:style w:type="paragraph" w:styleId="NormalWeb">
    <w:name w:val="Normal (Web)"/>
    <w:basedOn w:val="Normal"/>
    <w:uiPriority w:val="99"/>
    <w:semiHidden/>
    <w:unhideWhenUsed/>
    <w:rsid w:val="00635959"/>
    <w:rPr>
      <w:rFonts w:ascii="Times New Roman" w:hAnsi="Times New Roman" w:cs="Times New Roman"/>
    </w:rPr>
  </w:style>
  <w:style w:type="table" w:styleId="PlainTable1">
    <w:name w:val="Plain Table 1"/>
    <w:basedOn w:val="TableNormal"/>
    <w:uiPriority w:val="41"/>
    <w:rsid w:val="008708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43F3A"/>
    <w:pPr>
      <w:spacing w:after="0" w:line="240" w:lineRule="auto"/>
    </w:pPr>
    <w:rPr>
      <w:rFonts w:cs="B Z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1486">
      <w:bodyDiv w:val="1"/>
      <w:marLeft w:val="0"/>
      <w:marRight w:val="0"/>
      <w:marTop w:val="0"/>
      <w:marBottom w:val="0"/>
      <w:divBdr>
        <w:top w:val="none" w:sz="0" w:space="0" w:color="auto"/>
        <w:left w:val="none" w:sz="0" w:space="0" w:color="auto"/>
        <w:bottom w:val="none" w:sz="0" w:space="0" w:color="auto"/>
        <w:right w:val="none" w:sz="0" w:space="0" w:color="auto"/>
      </w:divBdr>
    </w:div>
    <w:div w:id="143746051">
      <w:bodyDiv w:val="1"/>
      <w:marLeft w:val="0"/>
      <w:marRight w:val="0"/>
      <w:marTop w:val="0"/>
      <w:marBottom w:val="0"/>
      <w:divBdr>
        <w:top w:val="none" w:sz="0" w:space="0" w:color="auto"/>
        <w:left w:val="none" w:sz="0" w:space="0" w:color="auto"/>
        <w:bottom w:val="none" w:sz="0" w:space="0" w:color="auto"/>
        <w:right w:val="none" w:sz="0" w:space="0" w:color="auto"/>
      </w:divBdr>
    </w:div>
    <w:div w:id="173224705">
      <w:bodyDiv w:val="1"/>
      <w:marLeft w:val="0"/>
      <w:marRight w:val="0"/>
      <w:marTop w:val="0"/>
      <w:marBottom w:val="0"/>
      <w:divBdr>
        <w:top w:val="none" w:sz="0" w:space="0" w:color="auto"/>
        <w:left w:val="none" w:sz="0" w:space="0" w:color="auto"/>
        <w:bottom w:val="none" w:sz="0" w:space="0" w:color="auto"/>
        <w:right w:val="none" w:sz="0" w:space="0" w:color="auto"/>
      </w:divBdr>
    </w:div>
    <w:div w:id="190728058">
      <w:bodyDiv w:val="1"/>
      <w:marLeft w:val="0"/>
      <w:marRight w:val="0"/>
      <w:marTop w:val="0"/>
      <w:marBottom w:val="0"/>
      <w:divBdr>
        <w:top w:val="none" w:sz="0" w:space="0" w:color="auto"/>
        <w:left w:val="none" w:sz="0" w:space="0" w:color="auto"/>
        <w:bottom w:val="none" w:sz="0" w:space="0" w:color="auto"/>
        <w:right w:val="none" w:sz="0" w:space="0" w:color="auto"/>
      </w:divBdr>
    </w:div>
    <w:div w:id="209342142">
      <w:bodyDiv w:val="1"/>
      <w:marLeft w:val="0"/>
      <w:marRight w:val="0"/>
      <w:marTop w:val="0"/>
      <w:marBottom w:val="0"/>
      <w:divBdr>
        <w:top w:val="none" w:sz="0" w:space="0" w:color="auto"/>
        <w:left w:val="none" w:sz="0" w:space="0" w:color="auto"/>
        <w:bottom w:val="none" w:sz="0" w:space="0" w:color="auto"/>
        <w:right w:val="none" w:sz="0" w:space="0" w:color="auto"/>
      </w:divBdr>
    </w:div>
    <w:div w:id="376853984">
      <w:bodyDiv w:val="1"/>
      <w:marLeft w:val="0"/>
      <w:marRight w:val="0"/>
      <w:marTop w:val="0"/>
      <w:marBottom w:val="0"/>
      <w:divBdr>
        <w:top w:val="none" w:sz="0" w:space="0" w:color="auto"/>
        <w:left w:val="none" w:sz="0" w:space="0" w:color="auto"/>
        <w:bottom w:val="none" w:sz="0" w:space="0" w:color="auto"/>
        <w:right w:val="none" w:sz="0" w:space="0" w:color="auto"/>
      </w:divBdr>
    </w:div>
    <w:div w:id="379594547">
      <w:bodyDiv w:val="1"/>
      <w:marLeft w:val="0"/>
      <w:marRight w:val="0"/>
      <w:marTop w:val="0"/>
      <w:marBottom w:val="0"/>
      <w:divBdr>
        <w:top w:val="none" w:sz="0" w:space="0" w:color="auto"/>
        <w:left w:val="none" w:sz="0" w:space="0" w:color="auto"/>
        <w:bottom w:val="none" w:sz="0" w:space="0" w:color="auto"/>
        <w:right w:val="none" w:sz="0" w:space="0" w:color="auto"/>
      </w:divBdr>
      <w:divsChild>
        <w:div w:id="2018074985">
          <w:marLeft w:val="0"/>
          <w:marRight w:val="0"/>
          <w:marTop w:val="0"/>
          <w:marBottom w:val="0"/>
          <w:divBdr>
            <w:top w:val="none" w:sz="0" w:space="0" w:color="auto"/>
            <w:left w:val="none" w:sz="0" w:space="0" w:color="auto"/>
            <w:bottom w:val="none" w:sz="0" w:space="0" w:color="auto"/>
            <w:right w:val="none" w:sz="0" w:space="0" w:color="auto"/>
          </w:divBdr>
          <w:divsChild>
            <w:div w:id="729426169">
              <w:marLeft w:val="0"/>
              <w:marRight w:val="0"/>
              <w:marTop w:val="0"/>
              <w:marBottom w:val="0"/>
              <w:divBdr>
                <w:top w:val="none" w:sz="0" w:space="0" w:color="auto"/>
                <w:left w:val="none" w:sz="0" w:space="0" w:color="auto"/>
                <w:bottom w:val="none" w:sz="0" w:space="0" w:color="auto"/>
                <w:right w:val="none" w:sz="0" w:space="0" w:color="auto"/>
              </w:divBdr>
              <w:divsChild>
                <w:div w:id="637690951">
                  <w:marLeft w:val="0"/>
                  <w:marRight w:val="0"/>
                  <w:marTop w:val="0"/>
                  <w:marBottom w:val="0"/>
                  <w:divBdr>
                    <w:top w:val="none" w:sz="0" w:space="0" w:color="auto"/>
                    <w:left w:val="none" w:sz="0" w:space="0" w:color="auto"/>
                    <w:bottom w:val="none" w:sz="0" w:space="0" w:color="auto"/>
                    <w:right w:val="none" w:sz="0" w:space="0" w:color="auto"/>
                  </w:divBdr>
                  <w:divsChild>
                    <w:div w:id="44985656">
                      <w:marLeft w:val="0"/>
                      <w:marRight w:val="0"/>
                      <w:marTop w:val="0"/>
                      <w:marBottom w:val="0"/>
                      <w:divBdr>
                        <w:top w:val="none" w:sz="0" w:space="0" w:color="auto"/>
                        <w:left w:val="none" w:sz="0" w:space="0" w:color="auto"/>
                        <w:bottom w:val="none" w:sz="0" w:space="0" w:color="auto"/>
                        <w:right w:val="none" w:sz="0" w:space="0" w:color="auto"/>
                      </w:divBdr>
                      <w:divsChild>
                        <w:div w:id="1444686497">
                          <w:marLeft w:val="0"/>
                          <w:marRight w:val="0"/>
                          <w:marTop w:val="0"/>
                          <w:marBottom w:val="0"/>
                          <w:divBdr>
                            <w:top w:val="none" w:sz="0" w:space="0" w:color="auto"/>
                            <w:left w:val="none" w:sz="0" w:space="0" w:color="auto"/>
                            <w:bottom w:val="none" w:sz="0" w:space="0" w:color="auto"/>
                            <w:right w:val="none" w:sz="0" w:space="0" w:color="auto"/>
                          </w:divBdr>
                          <w:divsChild>
                            <w:div w:id="1554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910376">
      <w:bodyDiv w:val="1"/>
      <w:marLeft w:val="0"/>
      <w:marRight w:val="0"/>
      <w:marTop w:val="0"/>
      <w:marBottom w:val="0"/>
      <w:divBdr>
        <w:top w:val="none" w:sz="0" w:space="0" w:color="auto"/>
        <w:left w:val="none" w:sz="0" w:space="0" w:color="auto"/>
        <w:bottom w:val="none" w:sz="0" w:space="0" w:color="auto"/>
        <w:right w:val="none" w:sz="0" w:space="0" w:color="auto"/>
      </w:divBdr>
      <w:divsChild>
        <w:div w:id="1438207776">
          <w:marLeft w:val="0"/>
          <w:marRight w:val="0"/>
          <w:marTop w:val="0"/>
          <w:marBottom w:val="0"/>
          <w:divBdr>
            <w:top w:val="none" w:sz="0" w:space="0" w:color="auto"/>
            <w:left w:val="none" w:sz="0" w:space="0" w:color="auto"/>
            <w:bottom w:val="none" w:sz="0" w:space="0" w:color="auto"/>
            <w:right w:val="none" w:sz="0" w:space="0" w:color="auto"/>
          </w:divBdr>
          <w:divsChild>
            <w:div w:id="763646340">
              <w:marLeft w:val="0"/>
              <w:marRight w:val="0"/>
              <w:marTop w:val="0"/>
              <w:marBottom w:val="0"/>
              <w:divBdr>
                <w:top w:val="none" w:sz="0" w:space="0" w:color="auto"/>
                <w:left w:val="none" w:sz="0" w:space="0" w:color="auto"/>
                <w:bottom w:val="none" w:sz="0" w:space="0" w:color="auto"/>
                <w:right w:val="none" w:sz="0" w:space="0" w:color="auto"/>
              </w:divBdr>
              <w:divsChild>
                <w:div w:id="347869733">
                  <w:marLeft w:val="0"/>
                  <w:marRight w:val="0"/>
                  <w:marTop w:val="0"/>
                  <w:marBottom w:val="0"/>
                  <w:divBdr>
                    <w:top w:val="none" w:sz="0" w:space="0" w:color="auto"/>
                    <w:left w:val="none" w:sz="0" w:space="0" w:color="auto"/>
                    <w:bottom w:val="none" w:sz="0" w:space="0" w:color="auto"/>
                    <w:right w:val="none" w:sz="0" w:space="0" w:color="auto"/>
                  </w:divBdr>
                </w:div>
                <w:div w:id="277957088">
                  <w:marLeft w:val="0"/>
                  <w:marRight w:val="0"/>
                  <w:marTop w:val="0"/>
                  <w:marBottom w:val="0"/>
                  <w:divBdr>
                    <w:top w:val="none" w:sz="0" w:space="0" w:color="auto"/>
                    <w:left w:val="none" w:sz="0" w:space="0" w:color="auto"/>
                    <w:bottom w:val="none" w:sz="0" w:space="0" w:color="auto"/>
                    <w:right w:val="none" w:sz="0" w:space="0" w:color="auto"/>
                  </w:divBdr>
                </w:div>
                <w:div w:id="698118935">
                  <w:marLeft w:val="0"/>
                  <w:marRight w:val="0"/>
                  <w:marTop w:val="0"/>
                  <w:marBottom w:val="0"/>
                  <w:divBdr>
                    <w:top w:val="none" w:sz="0" w:space="0" w:color="auto"/>
                    <w:left w:val="none" w:sz="0" w:space="0" w:color="auto"/>
                    <w:bottom w:val="none" w:sz="0" w:space="0" w:color="auto"/>
                    <w:right w:val="none" w:sz="0" w:space="0" w:color="auto"/>
                  </w:divBdr>
                </w:div>
                <w:div w:id="1739791313">
                  <w:marLeft w:val="0"/>
                  <w:marRight w:val="0"/>
                  <w:marTop w:val="0"/>
                  <w:marBottom w:val="0"/>
                  <w:divBdr>
                    <w:top w:val="none" w:sz="0" w:space="0" w:color="auto"/>
                    <w:left w:val="none" w:sz="0" w:space="0" w:color="auto"/>
                    <w:bottom w:val="none" w:sz="0" w:space="0" w:color="auto"/>
                    <w:right w:val="none" w:sz="0" w:space="0" w:color="auto"/>
                  </w:divBdr>
                </w:div>
                <w:div w:id="793673008">
                  <w:marLeft w:val="0"/>
                  <w:marRight w:val="0"/>
                  <w:marTop w:val="0"/>
                  <w:marBottom w:val="0"/>
                  <w:divBdr>
                    <w:top w:val="none" w:sz="0" w:space="0" w:color="auto"/>
                    <w:left w:val="none" w:sz="0" w:space="0" w:color="auto"/>
                    <w:bottom w:val="none" w:sz="0" w:space="0" w:color="auto"/>
                    <w:right w:val="none" w:sz="0" w:space="0" w:color="auto"/>
                  </w:divBdr>
                </w:div>
                <w:div w:id="1045982581">
                  <w:marLeft w:val="0"/>
                  <w:marRight w:val="0"/>
                  <w:marTop w:val="0"/>
                  <w:marBottom w:val="0"/>
                  <w:divBdr>
                    <w:top w:val="none" w:sz="0" w:space="0" w:color="auto"/>
                    <w:left w:val="none" w:sz="0" w:space="0" w:color="auto"/>
                    <w:bottom w:val="none" w:sz="0" w:space="0" w:color="auto"/>
                    <w:right w:val="none" w:sz="0" w:space="0" w:color="auto"/>
                  </w:divBdr>
                </w:div>
                <w:div w:id="1098058915">
                  <w:marLeft w:val="0"/>
                  <w:marRight w:val="0"/>
                  <w:marTop w:val="0"/>
                  <w:marBottom w:val="0"/>
                  <w:divBdr>
                    <w:top w:val="none" w:sz="0" w:space="0" w:color="auto"/>
                    <w:left w:val="none" w:sz="0" w:space="0" w:color="auto"/>
                    <w:bottom w:val="none" w:sz="0" w:space="0" w:color="auto"/>
                    <w:right w:val="none" w:sz="0" w:space="0" w:color="auto"/>
                  </w:divBdr>
                </w:div>
                <w:div w:id="1650087007">
                  <w:marLeft w:val="0"/>
                  <w:marRight w:val="0"/>
                  <w:marTop w:val="0"/>
                  <w:marBottom w:val="0"/>
                  <w:divBdr>
                    <w:top w:val="none" w:sz="0" w:space="0" w:color="auto"/>
                    <w:left w:val="none" w:sz="0" w:space="0" w:color="auto"/>
                    <w:bottom w:val="none" w:sz="0" w:space="0" w:color="auto"/>
                    <w:right w:val="none" w:sz="0" w:space="0" w:color="auto"/>
                  </w:divBdr>
                </w:div>
                <w:div w:id="1804928163">
                  <w:marLeft w:val="0"/>
                  <w:marRight w:val="0"/>
                  <w:marTop w:val="0"/>
                  <w:marBottom w:val="0"/>
                  <w:divBdr>
                    <w:top w:val="none" w:sz="0" w:space="0" w:color="auto"/>
                    <w:left w:val="none" w:sz="0" w:space="0" w:color="auto"/>
                    <w:bottom w:val="none" w:sz="0" w:space="0" w:color="auto"/>
                    <w:right w:val="none" w:sz="0" w:space="0" w:color="auto"/>
                  </w:divBdr>
                </w:div>
                <w:div w:id="1589924772">
                  <w:marLeft w:val="0"/>
                  <w:marRight w:val="0"/>
                  <w:marTop w:val="0"/>
                  <w:marBottom w:val="0"/>
                  <w:divBdr>
                    <w:top w:val="none" w:sz="0" w:space="0" w:color="auto"/>
                    <w:left w:val="none" w:sz="0" w:space="0" w:color="auto"/>
                    <w:bottom w:val="none" w:sz="0" w:space="0" w:color="auto"/>
                    <w:right w:val="none" w:sz="0" w:space="0" w:color="auto"/>
                  </w:divBdr>
                </w:div>
                <w:div w:id="1447919457">
                  <w:marLeft w:val="0"/>
                  <w:marRight w:val="0"/>
                  <w:marTop w:val="0"/>
                  <w:marBottom w:val="0"/>
                  <w:divBdr>
                    <w:top w:val="none" w:sz="0" w:space="0" w:color="auto"/>
                    <w:left w:val="none" w:sz="0" w:space="0" w:color="auto"/>
                    <w:bottom w:val="none" w:sz="0" w:space="0" w:color="auto"/>
                    <w:right w:val="none" w:sz="0" w:space="0" w:color="auto"/>
                  </w:divBdr>
                </w:div>
                <w:div w:id="1334920881">
                  <w:marLeft w:val="0"/>
                  <w:marRight w:val="0"/>
                  <w:marTop w:val="0"/>
                  <w:marBottom w:val="0"/>
                  <w:divBdr>
                    <w:top w:val="none" w:sz="0" w:space="0" w:color="auto"/>
                    <w:left w:val="none" w:sz="0" w:space="0" w:color="auto"/>
                    <w:bottom w:val="none" w:sz="0" w:space="0" w:color="auto"/>
                    <w:right w:val="none" w:sz="0" w:space="0" w:color="auto"/>
                  </w:divBdr>
                </w:div>
                <w:div w:id="219749567">
                  <w:marLeft w:val="0"/>
                  <w:marRight w:val="0"/>
                  <w:marTop w:val="0"/>
                  <w:marBottom w:val="0"/>
                  <w:divBdr>
                    <w:top w:val="none" w:sz="0" w:space="0" w:color="auto"/>
                    <w:left w:val="none" w:sz="0" w:space="0" w:color="auto"/>
                    <w:bottom w:val="none" w:sz="0" w:space="0" w:color="auto"/>
                    <w:right w:val="none" w:sz="0" w:space="0" w:color="auto"/>
                  </w:divBdr>
                </w:div>
                <w:div w:id="1528521682">
                  <w:marLeft w:val="0"/>
                  <w:marRight w:val="0"/>
                  <w:marTop w:val="0"/>
                  <w:marBottom w:val="0"/>
                  <w:divBdr>
                    <w:top w:val="none" w:sz="0" w:space="0" w:color="auto"/>
                    <w:left w:val="none" w:sz="0" w:space="0" w:color="auto"/>
                    <w:bottom w:val="none" w:sz="0" w:space="0" w:color="auto"/>
                    <w:right w:val="none" w:sz="0" w:space="0" w:color="auto"/>
                  </w:divBdr>
                </w:div>
                <w:div w:id="194319459">
                  <w:marLeft w:val="0"/>
                  <w:marRight w:val="0"/>
                  <w:marTop w:val="0"/>
                  <w:marBottom w:val="0"/>
                  <w:divBdr>
                    <w:top w:val="none" w:sz="0" w:space="0" w:color="auto"/>
                    <w:left w:val="none" w:sz="0" w:space="0" w:color="auto"/>
                    <w:bottom w:val="none" w:sz="0" w:space="0" w:color="auto"/>
                    <w:right w:val="none" w:sz="0" w:space="0" w:color="auto"/>
                  </w:divBdr>
                </w:div>
                <w:div w:id="987512195">
                  <w:marLeft w:val="0"/>
                  <w:marRight w:val="0"/>
                  <w:marTop w:val="0"/>
                  <w:marBottom w:val="0"/>
                  <w:divBdr>
                    <w:top w:val="none" w:sz="0" w:space="0" w:color="auto"/>
                    <w:left w:val="none" w:sz="0" w:space="0" w:color="auto"/>
                    <w:bottom w:val="none" w:sz="0" w:space="0" w:color="auto"/>
                    <w:right w:val="none" w:sz="0" w:space="0" w:color="auto"/>
                  </w:divBdr>
                </w:div>
                <w:div w:id="1894925499">
                  <w:marLeft w:val="0"/>
                  <w:marRight w:val="0"/>
                  <w:marTop w:val="0"/>
                  <w:marBottom w:val="0"/>
                  <w:divBdr>
                    <w:top w:val="none" w:sz="0" w:space="0" w:color="auto"/>
                    <w:left w:val="none" w:sz="0" w:space="0" w:color="auto"/>
                    <w:bottom w:val="none" w:sz="0" w:space="0" w:color="auto"/>
                    <w:right w:val="none" w:sz="0" w:space="0" w:color="auto"/>
                  </w:divBdr>
                </w:div>
                <w:div w:id="1289627392">
                  <w:marLeft w:val="0"/>
                  <w:marRight w:val="0"/>
                  <w:marTop w:val="0"/>
                  <w:marBottom w:val="0"/>
                  <w:divBdr>
                    <w:top w:val="none" w:sz="0" w:space="0" w:color="auto"/>
                    <w:left w:val="none" w:sz="0" w:space="0" w:color="auto"/>
                    <w:bottom w:val="none" w:sz="0" w:space="0" w:color="auto"/>
                    <w:right w:val="none" w:sz="0" w:space="0" w:color="auto"/>
                  </w:divBdr>
                </w:div>
                <w:div w:id="874731047">
                  <w:marLeft w:val="0"/>
                  <w:marRight w:val="0"/>
                  <w:marTop w:val="0"/>
                  <w:marBottom w:val="0"/>
                  <w:divBdr>
                    <w:top w:val="none" w:sz="0" w:space="0" w:color="auto"/>
                    <w:left w:val="none" w:sz="0" w:space="0" w:color="auto"/>
                    <w:bottom w:val="none" w:sz="0" w:space="0" w:color="auto"/>
                    <w:right w:val="none" w:sz="0" w:space="0" w:color="auto"/>
                  </w:divBdr>
                </w:div>
                <w:div w:id="780805217">
                  <w:marLeft w:val="0"/>
                  <w:marRight w:val="0"/>
                  <w:marTop w:val="0"/>
                  <w:marBottom w:val="0"/>
                  <w:divBdr>
                    <w:top w:val="none" w:sz="0" w:space="0" w:color="auto"/>
                    <w:left w:val="none" w:sz="0" w:space="0" w:color="auto"/>
                    <w:bottom w:val="none" w:sz="0" w:space="0" w:color="auto"/>
                    <w:right w:val="none" w:sz="0" w:space="0" w:color="auto"/>
                  </w:divBdr>
                </w:div>
                <w:div w:id="765611933">
                  <w:marLeft w:val="0"/>
                  <w:marRight w:val="0"/>
                  <w:marTop w:val="0"/>
                  <w:marBottom w:val="0"/>
                  <w:divBdr>
                    <w:top w:val="none" w:sz="0" w:space="0" w:color="auto"/>
                    <w:left w:val="none" w:sz="0" w:space="0" w:color="auto"/>
                    <w:bottom w:val="none" w:sz="0" w:space="0" w:color="auto"/>
                    <w:right w:val="none" w:sz="0" w:space="0" w:color="auto"/>
                  </w:divBdr>
                </w:div>
                <w:div w:id="1232038418">
                  <w:marLeft w:val="0"/>
                  <w:marRight w:val="0"/>
                  <w:marTop w:val="0"/>
                  <w:marBottom w:val="0"/>
                  <w:divBdr>
                    <w:top w:val="none" w:sz="0" w:space="0" w:color="auto"/>
                    <w:left w:val="none" w:sz="0" w:space="0" w:color="auto"/>
                    <w:bottom w:val="none" w:sz="0" w:space="0" w:color="auto"/>
                    <w:right w:val="none" w:sz="0" w:space="0" w:color="auto"/>
                  </w:divBdr>
                </w:div>
                <w:div w:id="1799184034">
                  <w:marLeft w:val="0"/>
                  <w:marRight w:val="0"/>
                  <w:marTop w:val="0"/>
                  <w:marBottom w:val="0"/>
                  <w:divBdr>
                    <w:top w:val="none" w:sz="0" w:space="0" w:color="auto"/>
                    <w:left w:val="none" w:sz="0" w:space="0" w:color="auto"/>
                    <w:bottom w:val="none" w:sz="0" w:space="0" w:color="auto"/>
                    <w:right w:val="none" w:sz="0" w:space="0" w:color="auto"/>
                  </w:divBdr>
                </w:div>
                <w:div w:id="209540518">
                  <w:marLeft w:val="0"/>
                  <w:marRight w:val="0"/>
                  <w:marTop w:val="0"/>
                  <w:marBottom w:val="0"/>
                  <w:divBdr>
                    <w:top w:val="none" w:sz="0" w:space="0" w:color="auto"/>
                    <w:left w:val="none" w:sz="0" w:space="0" w:color="auto"/>
                    <w:bottom w:val="none" w:sz="0" w:space="0" w:color="auto"/>
                    <w:right w:val="none" w:sz="0" w:space="0" w:color="auto"/>
                  </w:divBdr>
                </w:div>
                <w:div w:id="1685327580">
                  <w:marLeft w:val="0"/>
                  <w:marRight w:val="0"/>
                  <w:marTop w:val="0"/>
                  <w:marBottom w:val="0"/>
                  <w:divBdr>
                    <w:top w:val="none" w:sz="0" w:space="0" w:color="auto"/>
                    <w:left w:val="none" w:sz="0" w:space="0" w:color="auto"/>
                    <w:bottom w:val="none" w:sz="0" w:space="0" w:color="auto"/>
                    <w:right w:val="none" w:sz="0" w:space="0" w:color="auto"/>
                  </w:divBdr>
                </w:div>
                <w:div w:id="751780775">
                  <w:marLeft w:val="0"/>
                  <w:marRight w:val="0"/>
                  <w:marTop w:val="0"/>
                  <w:marBottom w:val="0"/>
                  <w:divBdr>
                    <w:top w:val="none" w:sz="0" w:space="0" w:color="auto"/>
                    <w:left w:val="none" w:sz="0" w:space="0" w:color="auto"/>
                    <w:bottom w:val="none" w:sz="0" w:space="0" w:color="auto"/>
                    <w:right w:val="none" w:sz="0" w:space="0" w:color="auto"/>
                  </w:divBdr>
                </w:div>
                <w:div w:id="1969120016">
                  <w:marLeft w:val="0"/>
                  <w:marRight w:val="0"/>
                  <w:marTop w:val="0"/>
                  <w:marBottom w:val="0"/>
                  <w:divBdr>
                    <w:top w:val="none" w:sz="0" w:space="0" w:color="auto"/>
                    <w:left w:val="none" w:sz="0" w:space="0" w:color="auto"/>
                    <w:bottom w:val="none" w:sz="0" w:space="0" w:color="auto"/>
                    <w:right w:val="none" w:sz="0" w:space="0" w:color="auto"/>
                  </w:divBdr>
                </w:div>
                <w:div w:id="2054961047">
                  <w:marLeft w:val="0"/>
                  <w:marRight w:val="0"/>
                  <w:marTop w:val="0"/>
                  <w:marBottom w:val="0"/>
                  <w:divBdr>
                    <w:top w:val="none" w:sz="0" w:space="0" w:color="auto"/>
                    <w:left w:val="none" w:sz="0" w:space="0" w:color="auto"/>
                    <w:bottom w:val="none" w:sz="0" w:space="0" w:color="auto"/>
                    <w:right w:val="none" w:sz="0" w:space="0" w:color="auto"/>
                  </w:divBdr>
                </w:div>
                <w:div w:id="640156391">
                  <w:marLeft w:val="0"/>
                  <w:marRight w:val="0"/>
                  <w:marTop w:val="0"/>
                  <w:marBottom w:val="0"/>
                  <w:divBdr>
                    <w:top w:val="none" w:sz="0" w:space="0" w:color="auto"/>
                    <w:left w:val="none" w:sz="0" w:space="0" w:color="auto"/>
                    <w:bottom w:val="none" w:sz="0" w:space="0" w:color="auto"/>
                    <w:right w:val="none" w:sz="0" w:space="0" w:color="auto"/>
                  </w:divBdr>
                </w:div>
                <w:div w:id="1575897819">
                  <w:marLeft w:val="0"/>
                  <w:marRight w:val="0"/>
                  <w:marTop w:val="0"/>
                  <w:marBottom w:val="0"/>
                  <w:divBdr>
                    <w:top w:val="none" w:sz="0" w:space="0" w:color="auto"/>
                    <w:left w:val="none" w:sz="0" w:space="0" w:color="auto"/>
                    <w:bottom w:val="none" w:sz="0" w:space="0" w:color="auto"/>
                    <w:right w:val="none" w:sz="0" w:space="0" w:color="auto"/>
                  </w:divBdr>
                </w:div>
                <w:div w:id="1227914610">
                  <w:marLeft w:val="0"/>
                  <w:marRight w:val="0"/>
                  <w:marTop w:val="0"/>
                  <w:marBottom w:val="0"/>
                  <w:divBdr>
                    <w:top w:val="none" w:sz="0" w:space="0" w:color="auto"/>
                    <w:left w:val="none" w:sz="0" w:space="0" w:color="auto"/>
                    <w:bottom w:val="none" w:sz="0" w:space="0" w:color="auto"/>
                    <w:right w:val="none" w:sz="0" w:space="0" w:color="auto"/>
                  </w:divBdr>
                </w:div>
                <w:div w:id="711460113">
                  <w:marLeft w:val="0"/>
                  <w:marRight w:val="0"/>
                  <w:marTop w:val="0"/>
                  <w:marBottom w:val="0"/>
                  <w:divBdr>
                    <w:top w:val="none" w:sz="0" w:space="0" w:color="auto"/>
                    <w:left w:val="none" w:sz="0" w:space="0" w:color="auto"/>
                    <w:bottom w:val="none" w:sz="0" w:space="0" w:color="auto"/>
                    <w:right w:val="none" w:sz="0" w:space="0" w:color="auto"/>
                  </w:divBdr>
                </w:div>
                <w:div w:id="2033608166">
                  <w:marLeft w:val="0"/>
                  <w:marRight w:val="0"/>
                  <w:marTop w:val="0"/>
                  <w:marBottom w:val="0"/>
                  <w:divBdr>
                    <w:top w:val="none" w:sz="0" w:space="0" w:color="auto"/>
                    <w:left w:val="none" w:sz="0" w:space="0" w:color="auto"/>
                    <w:bottom w:val="none" w:sz="0" w:space="0" w:color="auto"/>
                    <w:right w:val="none" w:sz="0" w:space="0" w:color="auto"/>
                  </w:divBdr>
                </w:div>
                <w:div w:id="1447768270">
                  <w:marLeft w:val="0"/>
                  <w:marRight w:val="0"/>
                  <w:marTop w:val="0"/>
                  <w:marBottom w:val="0"/>
                  <w:divBdr>
                    <w:top w:val="none" w:sz="0" w:space="0" w:color="auto"/>
                    <w:left w:val="none" w:sz="0" w:space="0" w:color="auto"/>
                    <w:bottom w:val="none" w:sz="0" w:space="0" w:color="auto"/>
                    <w:right w:val="none" w:sz="0" w:space="0" w:color="auto"/>
                  </w:divBdr>
                </w:div>
                <w:div w:id="1460294079">
                  <w:marLeft w:val="0"/>
                  <w:marRight w:val="0"/>
                  <w:marTop w:val="0"/>
                  <w:marBottom w:val="0"/>
                  <w:divBdr>
                    <w:top w:val="none" w:sz="0" w:space="0" w:color="auto"/>
                    <w:left w:val="none" w:sz="0" w:space="0" w:color="auto"/>
                    <w:bottom w:val="none" w:sz="0" w:space="0" w:color="auto"/>
                    <w:right w:val="none" w:sz="0" w:space="0" w:color="auto"/>
                  </w:divBdr>
                </w:div>
                <w:div w:id="840318821">
                  <w:marLeft w:val="0"/>
                  <w:marRight w:val="0"/>
                  <w:marTop w:val="0"/>
                  <w:marBottom w:val="0"/>
                  <w:divBdr>
                    <w:top w:val="none" w:sz="0" w:space="0" w:color="auto"/>
                    <w:left w:val="none" w:sz="0" w:space="0" w:color="auto"/>
                    <w:bottom w:val="none" w:sz="0" w:space="0" w:color="auto"/>
                    <w:right w:val="none" w:sz="0" w:space="0" w:color="auto"/>
                  </w:divBdr>
                </w:div>
                <w:div w:id="687177419">
                  <w:marLeft w:val="0"/>
                  <w:marRight w:val="0"/>
                  <w:marTop w:val="0"/>
                  <w:marBottom w:val="0"/>
                  <w:divBdr>
                    <w:top w:val="none" w:sz="0" w:space="0" w:color="auto"/>
                    <w:left w:val="none" w:sz="0" w:space="0" w:color="auto"/>
                    <w:bottom w:val="none" w:sz="0" w:space="0" w:color="auto"/>
                    <w:right w:val="none" w:sz="0" w:space="0" w:color="auto"/>
                  </w:divBdr>
                </w:div>
                <w:div w:id="1733580886">
                  <w:marLeft w:val="0"/>
                  <w:marRight w:val="0"/>
                  <w:marTop w:val="0"/>
                  <w:marBottom w:val="0"/>
                  <w:divBdr>
                    <w:top w:val="none" w:sz="0" w:space="0" w:color="auto"/>
                    <w:left w:val="none" w:sz="0" w:space="0" w:color="auto"/>
                    <w:bottom w:val="none" w:sz="0" w:space="0" w:color="auto"/>
                    <w:right w:val="none" w:sz="0" w:space="0" w:color="auto"/>
                  </w:divBdr>
                </w:div>
                <w:div w:id="2122218977">
                  <w:marLeft w:val="0"/>
                  <w:marRight w:val="0"/>
                  <w:marTop w:val="0"/>
                  <w:marBottom w:val="0"/>
                  <w:divBdr>
                    <w:top w:val="none" w:sz="0" w:space="0" w:color="auto"/>
                    <w:left w:val="none" w:sz="0" w:space="0" w:color="auto"/>
                    <w:bottom w:val="none" w:sz="0" w:space="0" w:color="auto"/>
                    <w:right w:val="none" w:sz="0" w:space="0" w:color="auto"/>
                  </w:divBdr>
                </w:div>
                <w:div w:id="1303459227">
                  <w:marLeft w:val="0"/>
                  <w:marRight w:val="0"/>
                  <w:marTop w:val="0"/>
                  <w:marBottom w:val="0"/>
                  <w:divBdr>
                    <w:top w:val="none" w:sz="0" w:space="0" w:color="auto"/>
                    <w:left w:val="none" w:sz="0" w:space="0" w:color="auto"/>
                    <w:bottom w:val="none" w:sz="0" w:space="0" w:color="auto"/>
                    <w:right w:val="none" w:sz="0" w:space="0" w:color="auto"/>
                  </w:divBdr>
                </w:div>
                <w:div w:id="471945072">
                  <w:marLeft w:val="0"/>
                  <w:marRight w:val="0"/>
                  <w:marTop w:val="0"/>
                  <w:marBottom w:val="0"/>
                  <w:divBdr>
                    <w:top w:val="none" w:sz="0" w:space="0" w:color="auto"/>
                    <w:left w:val="none" w:sz="0" w:space="0" w:color="auto"/>
                    <w:bottom w:val="none" w:sz="0" w:space="0" w:color="auto"/>
                    <w:right w:val="none" w:sz="0" w:space="0" w:color="auto"/>
                  </w:divBdr>
                </w:div>
                <w:div w:id="661398894">
                  <w:marLeft w:val="0"/>
                  <w:marRight w:val="0"/>
                  <w:marTop w:val="0"/>
                  <w:marBottom w:val="0"/>
                  <w:divBdr>
                    <w:top w:val="none" w:sz="0" w:space="0" w:color="auto"/>
                    <w:left w:val="none" w:sz="0" w:space="0" w:color="auto"/>
                    <w:bottom w:val="none" w:sz="0" w:space="0" w:color="auto"/>
                    <w:right w:val="none" w:sz="0" w:space="0" w:color="auto"/>
                  </w:divBdr>
                </w:div>
                <w:div w:id="2021736017">
                  <w:marLeft w:val="0"/>
                  <w:marRight w:val="0"/>
                  <w:marTop w:val="0"/>
                  <w:marBottom w:val="0"/>
                  <w:divBdr>
                    <w:top w:val="none" w:sz="0" w:space="0" w:color="auto"/>
                    <w:left w:val="none" w:sz="0" w:space="0" w:color="auto"/>
                    <w:bottom w:val="none" w:sz="0" w:space="0" w:color="auto"/>
                    <w:right w:val="none" w:sz="0" w:space="0" w:color="auto"/>
                  </w:divBdr>
                </w:div>
                <w:div w:id="1143430781">
                  <w:marLeft w:val="0"/>
                  <w:marRight w:val="0"/>
                  <w:marTop w:val="0"/>
                  <w:marBottom w:val="0"/>
                  <w:divBdr>
                    <w:top w:val="none" w:sz="0" w:space="0" w:color="auto"/>
                    <w:left w:val="none" w:sz="0" w:space="0" w:color="auto"/>
                    <w:bottom w:val="none" w:sz="0" w:space="0" w:color="auto"/>
                    <w:right w:val="none" w:sz="0" w:space="0" w:color="auto"/>
                  </w:divBdr>
                </w:div>
                <w:div w:id="3485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97418">
      <w:bodyDiv w:val="1"/>
      <w:marLeft w:val="0"/>
      <w:marRight w:val="0"/>
      <w:marTop w:val="0"/>
      <w:marBottom w:val="0"/>
      <w:divBdr>
        <w:top w:val="none" w:sz="0" w:space="0" w:color="auto"/>
        <w:left w:val="none" w:sz="0" w:space="0" w:color="auto"/>
        <w:bottom w:val="none" w:sz="0" w:space="0" w:color="auto"/>
        <w:right w:val="none" w:sz="0" w:space="0" w:color="auto"/>
      </w:divBdr>
    </w:div>
    <w:div w:id="533232299">
      <w:bodyDiv w:val="1"/>
      <w:marLeft w:val="0"/>
      <w:marRight w:val="0"/>
      <w:marTop w:val="0"/>
      <w:marBottom w:val="0"/>
      <w:divBdr>
        <w:top w:val="none" w:sz="0" w:space="0" w:color="auto"/>
        <w:left w:val="none" w:sz="0" w:space="0" w:color="auto"/>
        <w:bottom w:val="none" w:sz="0" w:space="0" w:color="auto"/>
        <w:right w:val="none" w:sz="0" w:space="0" w:color="auto"/>
      </w:divBdr>
    </w:div>
    <w:div w:id="565796803">
      <w:bodyDiv w:val="1"/>
      <w:marLeft w:val="0"/>
      <w:marRight w:val="0"/>
      <w:marTop w:val="0"/>
      <w:marBottom w:val="0"/>
      <w:divBdr>
        <w:top w:val="none" w:sz="0" w:space="0" w:color="auto"/>
        <w:left w:val="none" w:sz="0" w:space="0" w:color="auto"/>
        <w:bottom w:val="none" w:sz="0" w:space="0" w:color="auto"/>
        <w:right w:val="none" w:sz="0" w:space="0" w:color="auto"/>
      </w:divBdr>
    </w:div>
    <w:div w:id="606933461">
      <w:bodyDiv w:val="1"/>
      <w:marLeft w:val="0"/>
      <w:marRight w:val="0"/>
      <w:marTop w:val="0"/>
      <w:marBottom w:val="0"/>
      <w:divBdr>
        <w:top w:val="none" w:sz="0" w:space="0" w:color="auto"/>
        <w:left w:val="none" w:sz="0" w:space="0" w:color="auto"/>
        <w:bottom w:val="none" w:sz="0" w:space="0" w:color="auto"/>
        <w:right w:val="none" w:sz="0" w:space="0" w:color="auto"/>
      </w:divBdr>
    </w:div>
    <w:div w:id="621233384">
      <w:bodyDiv w:val="1"/>
      <w:marLeft w:val="0"/>
      <w:marRight w:val="0"/>
      <w:marTop w:val="0"/>
      <w:marBottom w:val="0"/>
      <w:divBdr>
        <w:top w:val="none" w:sz="0" w:space="0" w:color="auto"/>
        <w:left w:val="none" w:sz="0" w:space="0" w:color="auto"/>
        <w:bottom w:val="none" w:sz="0" w:space="0" w:color="auto"/>
        <w:right w:val="none" w:sz="0" w:space="0" w:color="auto"/>
      </w:divBdr>
    </w:div>
    <w:div w:id="665090767">
      <w:bodyDiv w:val="1"/>
      <w:marLeft w:val="0"/>
      <w:marRight w:val="0"/>
      <w:marTop w:val="0"/>
      <w:marBottom w:val="0"/>
      <w:divBdr>
        <w:top w:val="none" w:sz="0" w:space="0" w:color="auto"/>
        <w:left w:val="none" w:sz="0" w:space="0" w:color="auto"/>
        <w:bottom w:val="none" w:sz="0" w:space="0" w:color="auto"/>
        <w:right w:val="none" w:sz="0" w:space="0" w:color="auto"/>
      </w:divBdr>
      <w:divsChild>
        <w:div w:id="600071722">
          <w:marLeft w:val="0"/>
          <w:marRight w:val="0"/>
          <w:marTop w:val="0"/>
          <w:marBottom w:val="0"/>
          <w:divBdr>
            <w:top w:val="none" w:sz="0" w:space="0" w:color="auto"/>
            <w:left w:val="none" w:sz="0" w:space="0" w:color="auto"/>
            <w:bottom w:val="none" w:sz="0" w:space="0" w:color="auto"/>
            <w:right w:val="none" w:sz="0" w:space="0" w:color="auto"/>
          </w:divBdr>
          <w:divsChild>
            <w:div w:id="215288130">
              <w:marLeft w:val="0"/>
              <w:marRight w:val="0"/>
              <w:marTop w:val="0"/>
              <w:marBottom w:val="0"/>
              <w:divBdr>
                <w:top w:val="none" w:sz="0" w:space="0" w:color="auto"/>
                <w:left w:val="none" w:sz="0" w:space="0" w:color="auto"/>
                <w:bottom w:val="none" w:sz="0" w:space="0" w:color="auto"/>
                <w:right w:val="none" w:sz="0" w:space="0" w:color="auto"/>
              </w:divBdr>
              <w:divsChild>
                <w:div w:id="588392793">
                  <w:marLeft w:val="0"/>
                  <w:marRight w:val="0"/>
                  <w:marTop w:val="0"/>
                  <w:marBottom w:val="0"/>
                  <w:divBdr>
                    <w:top w:val="none" w:sz="0" w:space="0" w:color="auto"/>
                    <w:left w:val="none" w:sz="0" w:space="0" w:color="auto"/>
                    <w:bottom w:val="none" w:sz="0" w:space="0" w:color="auto"/>
                    <w:right w:val="none" w:sz="0" w:space="0" w:color="auto"/>
                  </w:divBdr>
                </w:div>
                <w:div w:id="1050878963">
                  <w:marLeft w:val="0"/>
                  <w:marRight w:val="0"/>
                  <w:marTop w:val="0"/>
                  <w:marBottom w:val="0"/>
                  <w:divBdr>
                    <w:top w:val="none" w:sz="0" w:space="0" w:color="auto"/>
                    <w:left w:val="none" w:sz="0" w:space="0" w:color="auto"/>
                    <w:bottom w:val="none" w:sz="0" w:space="0" w:color="auto"/>
                    <w:right w:val="none" w:sz="0" w:space="0" w:color="auto"/>
                  </w:divBdr>
                </w:div>
                <w:div w:id="1068647936">
                  <w:marLeft w:val="0"/>
                  <w:marRight w:val="0"/>
                  <w:marTop w:val="0"/>
                  <w:marBottom w:val="0"/>
                  <w:divBdr>
                    <w:top w:val="none" w:sz="0" w:space="0" w:color="auto"/>
                    <w:left w:val="none" w:sz="0" w:space="0" w:color="auto"/>
                    <w:bottom w:val="none" w:sz="0" w:space="0" w:color="auto"/>
                    <w:right w:val="none" w:sz="0" w:space="0" w:color="auto"/>
                  </w:divBdr>
                </w:div>
                <w:div w:id="442921745">
                  <w:marLeft w:val="0"/>
                  <w:marRight w:val="0"/>
                  <w:marTop w:val="0"/>
                  <w:marBottom w:val="0"/>
                  <w:divBdr>
                    <w:top w:val="none" w:sz="0" w:space="0" w:color="auto"/>
                    <w:left w:val="none" w:sz="0" w:space="0" w:color="auto"/>
                    <w:bottom w:val="none" w:sz="0" w:space="0" w:color="auto"/>
                    <w:right w:val="none" w:sz="0" w:space="0" w:color="auto"/>
                  </w:divBdr>
                </w:div>
                <w:div w:id="209998097">
                  <w:marLeft w:val="0"/>
                  <w:marRight w:val="0"/>
                  <w:marTop w:val="0"/>
                  <w:marBottom w:val="0"/>
                  <w:divBdr>
                    <w:top w:val="none" w:sz="0" w:space="0" w:color="auto"/>
                    <w:left w:val="none" w:sz="0" w:space="0" w:color="auto"/>
                    <w:bottom w:val="none" w:sz="0" w:space="0" w:color="auto"/>
                    <w:right w:val="none" w:sz="0" w:space="0" w:color="auto"/>
                  </w:divBdr>
                </w:div>
                <w:div w:id="215508608">
                  <w:marLeft w:val="0"/>
                  <w:marRight w:val="0"/>
                  <w:marTop w:val="0"/>
                  <w:marBottom w:val="0"/>
                  <w:divBdr>
                    <w:top w:val="none" w:sz="0" w:space="0" w:color="auto"/>
                    <w:left w:val="none" w:sz="0" w:space="0" w:color="auto"/>
                    <w:bottom w:val="none" w:sz="0" w:space="0" w:color="auto"/>
                    <w:right w:val="none" w:sz="0" w:space="0" w:color="auto"/>
                  </w:divBdr>
                </w:div>
                <w:div w:id="1536456124">
                  <w:marLeft w:val="0"/>
                  <w:marRight w:val="0"/>
                  <w:marTop w:val="0"/>
                  <w:marBottom w:val="0"/>
                  <w:divBdr>
                    <w:top w:val="none" w:sz="0" w:space="0" w:color="auto"/>
                    <w:left w:val="none" w:sz="0" w:space="0" w:color="auto"/>
                    <w:bottom w:val="none" w:sz="0" w:space="0" w:color="auto"/>
                    <w:right w:val="none" w:sz="0" w:space="0" w:color="auto"/>
                  </w:divBdr>
                </w:div>
                <w:div w:id="1626037497">
                  <w:marLeft w:val="0"/>
                  <w:marRight w:val="0"/>
                  <w:marTop w:val="0"/>
                  <w:marBottom w:val="0"/>
                  <w:divBdr>
                    <w:top w:val="none" w:sz="0" w:space="0" w:color="auto"/>
                    <w:left w:val="none" w:sz="0" w:space="0" w:color="auto"/>
                    <w:bottom w:val="none" w:sz="0" w:space="0" w:color="auto"/>
                    <w:right w:val="none" w:sz="0" w:space="0" w:color="auto"/>
                  </w:divBdr>
                </w:div>
                <w:div w:id="1348097163">
                  <w:marLeft w:val="0"/>
                  <w:marRight w:val="0"/>
                  <w:marTop w:val="0"/>
                  <w:marBottom w:val="0"/>
                  <w:divBdr>
                    <w:top w:val="none" w:sz="0" w:space="0" w:color="auto"/>
                    <w:left w:val="none" w:sz="0" w:space="0" w:color="auto"/>
                    <w:bottom w:val="none" w:sz="0" w:space="0" w:color="auto"/>
                    <w:right w:val="none" w:sz="0" w:space="0" w:color="auto"/>
                  </w:divBdr>
                </w:div>
                <w:div w:id="1774938287">
                  <w:marLeft w:val="0"/>
                  <w:marRight w:val="0"/>
                  <w:marTop w:val="0"/>
                  <w:marBottom w:val="0"/>
                  <w:divBdr>
                    <w:top w:val="none" w:sz="0" w:space="0" w:color="auto"/>
                    <w:left w:val="none" w:sz="0" w:space="0" w:color="auto"/>
                    <w:bottom w:val="none" w:sz="0" w:space="0" w:color="auto"/>
                    <w:right w:val="none" w:sz="0" w:space="0" w:color="auto"/>
                  </w:divBdr>
                </w:div>
                <w:div w:id="839850487">
                  <w:marLeft w:val="0"/>
                  <w:marRight w:val="0"/>
                  <w:marTop w:val="0"/>
                  <w:marBottom w:val="0"/>
                  <w:divBdr>
                    <w:top w:val="none" w:sz="0" w:space="0" w:color="auto"/>
                    <w:left w:val="none" w:sz="0" w:space="0" w:color="auto"/>
                    <w:bottom w:val="none" w:sz="0" w:space="0" w:color="auto"/>
                    <w:right w:val="none" w:sz="0" w:space="0" w:color="auto"/>
                  </w:divBdr>
                </w:div>
                <w:div w:id="698774158">
                  <w:marLeft w:val="0"/>
                  <w:marRight w:val="0"/>
                  <w:marTop w:val="0"/>
                  <w:marBottom w:val="0"/>
                  <w:divBdr>
                    <w:top w:val="none" w:sz="0" w:space="0" w:color="auto"/>
                    <w:left w:val="none" w:sz="0" w:space="0" w:color="auto"/>
                    <w:bottom w:val="none" w:sz="0" w:space="0" w:color="auto"/>
                    <w:right w:val="none" w:sz="0" w:space="0" w:color="auto"/>
                  </w:divBdr>
                </w:div>
                <w:div w:id="1543708888">
                  <w:marLeft w:val="0"/>
                  <w:marRight w:val="0"/>
                  <w:marTop w:val="0"/>
                  <w:marBottom w:val="0"/>
                  <w:divBdr>
                    <w:top w:val="none" w:sz="0" w:space="0" w:color="auto"/>
                    <w:left w:val="none" w:sz="0" w:space="0" w:color="auto"/>
                    <w:bottom w:val="none" w:sz="0" w:space="0" w:color="auto"/>
                    <w:right w:val="none" w:sz="0" w:space="0" w:color="auto"/>
                  </w:divBdr>
                </w:div>
                <w:div w:id="93284198">
                  <w:marLeft w:val="0"/>
                  <w:marRight w:val="0"/>
                  <w:marTop w:val="0"/>
                  <w:marBottom w:val="0"/>
                  <w:divBdr>
                    <w:top w:val="none" w:sz="0" w:space="0" w:color="auto"/>
                    <w:left w:val="none" w:sz="0" w:space="0" w:color="auto"/>
                    <w:bottom w:val="none" w:sz="0" w:space="0" w:color="auto"/>
                    <w:right w:val="none" w:sz="0" w:space="0" w:color="auto"/>
                  </w:divBdr>
                </w:div>
                <w:div w:id="1630283060">
                  <w:marLeft w:val="0"/>
                  <w:marRight w:val="0"/>
                  <w:marTop w:val="0"/>
                  <w:marBottom w:val="0"/>
                  <w:divBdr>
                    <w:top w:val="none" w:sz="0" w:space="0" w:color="auto"/>
                    <w:left w:val="none" w:sz="0" w:space="0" w:color="auto"/>
                    <w:bottom w:val="none" w:sz="0" w:space="0" w:color="auto"/>
                    <w:right w:val="none" w:sz="0" w:space="0" w:color="auto"/>
                  </w:divBdr>
                </w:div>
                <w:div w:id="1373337866">
                  <w:marLeft w:val="0"/>
                  <w:marRight w:val="0"/>
                  <w:marTop w:val="0"/>
                  <w:marBottom w:val="0"/>
                  <w:divBdr>
                    <w:top w:val="none" w:sz="0" w:space="0" w:color="auto"/>
                    <w:left w:val="none" w:sz="0" w:space="0" w:color="auto"/>
                    <w:bottom w:val="none" w:sz="0" w:space="0" w:color="auto"/>
                    <w:right w:val="none" w:sz="0" w:space="0" w:color="auto"/>
                  </w:divBdr>
                </w:div>
                <w:div w:id="629745619">
                  <w:marLeft w:val="0"/>
                  <w:marRight w:val="0"/>
                  <w:marTop w:val="0"/>
                  <w:marBottom w:val="0"/>
                  <w:divBdr>
                    <w:top w:val="none" w:sz="0" w:space="0" w:color="auto"/>
                    <w:left w:val="none" w:sz="0" w:space="0" w:color="auto"/>
                    <w:bottom w:val="none" w:sz="0" w:space="0" w:color="auto"/>
                    <w:right w:val="none" w:sz="0" w:space="0" w:color="auto"/>
                  </w:divBdr>
                </w:div>
                <w:div w:id="1284114141">
                  <w:marLeft w:val="0"/>
                  <w:marRight w:val="0"/>
                  <w:marTop w:val="0"/>
                  <w:marBottom w:val="0"/>
                  <w:divBdr>
                    <w:top w:val="none" w:sz="0" w:space="0" w:color="auto"/>
                    <w:left w:val="none" w:sz="0" w:space="0" w:color="auto"/>
                    <w:bottom w:val="none" w:sz="0" w:space="0" w:color="auto"/>
                    <w:right w:val="none" w:sz="0" w:space="0" w:color="auto"/>
                  </w:divBdr>
                </w:div>
                <w:div w:id="1559631413">
                  <w:marLeft w:val="0"/>
                  <w:marRight w:val="0"/>
                  <w:marTop w:val="0"/>
                  <w:marBottom w:val="0"/>
                  <w:divBdr>
                    <w:top w:val="none" w:sz="0" w:space="0" w:color="auto"/>
                    <w:left w:val="none" w:sz="0" w:space="0" w:color="auto"/>
                    <w:bottom w:val="none" w:sz="0" w:space="0" w:color="auto"/>
                    <w:right w:val="none" w:sz="0" w:space="0" w:color="auto"/>
                  </w:divBdr>
                </w:div>
                <w:div w:id="167331634">
                  <w:marLeft w:val="0"/>
                  <w:marRight w:val="0"/>
                  <w:marTop w:val="0"/>
                  <w:marBottom w:val="0"/>
                  <w:divBdr>
                    <w:top w:val="none" w:sz="0" w:space="0" w:color="auto"/>
                    <w:left w:val="none" w:sz="0" w:space="0" w:color="auto"/>
                    <w:bottom w:val="none" w:sz="0" w:space="0" w:color="auto"/>
                    <w:right w:val="none" w:sz="0" w:space="0" w:color="auto"/>
                  </w:divBdr>
                </w:div>
                <w:div w:id="1955866653">
                  <w:marLeft w:val="0"/>
                  <w:marRight w:val="0"/>
                  <w:marTop w:val="0"/>
                  <w:marBottom w:val="0"/>
                  <w:divBdr>
                    <w:top w:val="none" w:sz="0" w:space="0" w:color="auto"/>
                    <w:left w:val="none" w:sz="0" w:space="0" w:color="auto"/>
                    <w:bottom w:val="none" w:sz="0" w:space="0" w:color="auto"/>
                    <w:right w:val="none" w:sz="0" w:space="0" w:color="auto"/>
                  </w:divBdr>
                </w:div>
                <w:div w:id="1832484368">
                  <w:marLeft w:val="0"/>
                  <w:marRight w:val="0"/>
                  <w:marTop w:val="0"/>
                  <w:marBottom w:val="0"/>
                  <w:divBdr>
                    <w:top w:val="none" w:sz="0" w:space="0" w:color="auto"/>
                    <w:left w:val="none" w:sz="0" w:space="0" w:color="auto"/>
                    <w:bottom w:val="none" w:sz="0" w:space="0" w:color="auto"/>
                    <w:right w:val="none" w:sz="0" w:space="0" w:color="auto"/>
                  </w:divBdr>
                </w:div>
                <w:div w:id="1671174078">
                  <w:marLeft w:val="0"/>
                  <w:marRight w:val="0"/>
                  <w:marTop w:val="0"/>
                  <w:marBottom w:val="0"/>
                  <w:divBdr>
                    <w:top w:val="none" w:sz="0" w:space="0" w:color="auto"/>
                    <w:left w:val="none" w:sz="0" w:space="0" w:color="auto"/>
                    <w:bottom w:val="none" w:sz="0" w:space="0" w:color="auto"/>
                    <w:right w:val="none" w:sz="0" w:space="0" w:color="auto"/>
                  </w:divBdr>
                </w:div>
                <w:div w:id="1443957461">
                  <w:marLeft w:val="0"/>
                  <w:marRight w:val="0"/>
                  <w:marTop w:val="0"/>
                  <w:marBottom w:val="0"/>
                  <w:divBdr>
                    <w:top w:val="none" w:sz="0" w:space="0" w:color="auto"/>
                    <w:left w:val="none" w:sz="0" w:space="0" w:color="auto"/>
                    <w:bottom w:val="none" w:sz="0" w:space="0" w:color="auto"/>
                    <w:right w:val="none" w:sz="0" w:space="0" w:color="auto"/>
                  </w:divBdr>
                </w:div>
                <w:div w:id="593323432">
                  <w:marLeft w:val="0"/>
                  <w:marRight w:val="0"/>
                  <w:marTop w:val="0"/>
                  <w:marBottom w:val="0"/>
                  <w:divBdr>
                    <w:top w:val="none" w:sz="0" w:space="0" w:color="auto"/>
                    <w:left w:val="none" w:sz="0" w:space="0" w:color="auto"/>
                    <w:bottom w:val="none" w:sz="0" w:space="0" w:color="auto"/>
                    <w:right w:val="none" w:sz="0" w:space="0" w:color="auto"/>
                  </w:divBdr>
                </w:div>
                <w:div w:id="200672830">
                  <w:marLeft w:val="0"/>
                  <w:marRight w:val="0"/>
                  <w:marTop w:val="0"/>
                  <w:marBottom w:val="0"/>
                  <w:divBdr>
                    <w:top w:val="none" w:sz="0" w:space="0" w:color="auto"/>
                    <w:left w:val="none" w:sz="0" w:space="0" w:color="auto"/>
                    <w:bottom w:val="none" w:sz="0" w:space="0" w:color="auto"/>
                    <w:right w:val="none" w:sz="0" w:space="0" w:color="auto"/>
                  </w:divBdr>
                </w:div>
                <w:div w:id="222566329">
                  <w:marLeft w:val="0"/>
                  <w:marRight w:val="0"/>
                  <w:marTop w:val="0"/>
                  <w:marBottom w:val="0"/>
                  <w:divBdr>
                    <w:top w:val="none" w:sz="0" w:space="0" w:color="auto"/>
                    <w:left w:val="none" w:sz="0" w:space="0" w:color="auto"/>
                    <w:bottom w:val="none" w:sz="0" w:space="0" w:color="auto"/>
                    <w:right w:val="none" w:sz="0" w:space="0" w:color="auto"/>
                  </w:divBdr>
                </w:div>
                <w:div w:id="546331759">
                  <w:marLeft w:val="0"/>
                  <w:marRight w:val="0"/>
                  <w:marTop w:val="0"/>
                  <w:marBottom w:val="0"/>
                  <w:divBdr>
                    <w:top w:val="none" w:sz="0" w:space="0" w:color="auto"/>
                    <w:left w:val="none" w:sz="0" w:space="0" w:color="auto"/>
                    <w:bottom w:val="none" w:sz="0" w:space="0" w:color="auto"/>
                    <w:right w:val="none" w:sz="0" w:space="0" w:color="auto"/>
                  </w:divBdr>
                </w:div>
                <w:div w:id="915630646">
                  <w:marLeft w:val="0"/>
                  <w:marRight w:val="0"/>
                  <w:marTop w:val="0"/>
                  <w:marBottom w:val="0"/>
                  <w:divBdr>
                    <w:top w:val="none" w:sz="0" w:space="0" w:color="auto"/>
                    <w:left w:val="none" w:sz="0" w:space="0" w:color="auto"/>
                    <w:bottom w:val="none" w:sz="0" w:space="0" w:color="auto"/>
                    <w:right w:val="none" w:sz="0" w:space="0" w:color="auto"/>
                  </w:divBdr>
                </w:div>
                <w:div w:id="1186673127">
                  <w:marLeft w:val="0"/>
                  <w:marRight w:val="0"/>
                  <w:marTop w:val="0"/>
                  <w:marBottom w:val="0"/>
                  <w:divBdr>
                    <w:top w:val="none" w:sz="0" w:space="0" w:color="auto"/>
                    <w:left w:val="none" w:sz="0" w:space="0" w:color="auto"/>
                    <w:bottom w:val="none" w:sz="0" w:space="0" w:color="auto"/>
                    <w:right w:val="none" w:sz="0" w:space="0" w:color="auto"/>
                  </w:divBdr>
                </w:div>
                <w:div w:id="2031714262">
                  <w:marLeft w:val="0"/>
                  <w:marRight w:val="0"/>
                  <w:marTop w:val="0"/>
                  <w:marBottom w:val="0"/>
                  <w:divBdr>
                    <w:top w:val="none" w:sz="0" w:space="0" w:color="auto"/>
                    <w:left w:val="none" w:sz="0" w:space="0" w:color="auto"/>
                    <w:bottom w:val="none" w:sz="0" w:space="0" w:color="auto"/>
                    <w:right w:val="none" w:sz="0" w:space="0" w:color="auto"/>
                  </w:divBdr>
                </w:div>
                <w:div w:id="1950744596">
                  <w:marLeft w:val="0"/>
                  <w:marRight w:val="0"/>
                  <w:marTop w:val="0"/>
                  <w:marBottom w:val="0"/>
                  <w:divBdr>
                    <w:top w:val="none" w:sz="0" w:space="0" w:color="auto"/>
                    <w:left w:val="none" w:sz="0" w:space="0" w:color="auto"/>
                    <w:bottom w:val="none" w:sz="0" w:space="0" w:color="auto"/>
                    <w:right w:val="none" w:sz="0" w:space="0" w:color="auto"/>
                  </w:divBdr>
                </w:div>
                <w:div w:id="120808070">
                  <w:marLeft w:val="0"/>
                  <w:marRight w:val="0"/>
                  <w:marTop w:val="0"/>
                  <w:marBottom w:val="0"/>
                  <w:divBdr>
                    <w:top w:val="none" w:sz="0" w:space="0" w:color="auto"/>
                    <w:left w:val="none" w:sz="0" w:space="0" w:color="auto"/>
                    <w:bottom w:val="none" w:sz="0" w:space="0" w:color="auto"/>
                    <w:right w:val="none" w:sz="0" w:space="0" w:color="auto"/>
                  </w:divBdr>
                </w:div>
                <w:div w:id="1595163363">
                  <w:marLeft w:val="0"/>
                  <w:marRight w:val="0"/>
                  <w:marTop w:val="0"/>
                  <w:marBottom w:val="0"/>
                  <w:divBdr>
                    <w:top w:val="none" w:sz="0" w:space="0" w:color="auto"/>
                    <w:left w:val="none" w:sz="0" w:space="0" w:color="auto"/>
                    <w:bottom w:val="none" w:sz="0" w:space="0" w:color="auto"/>
                    <w:right w:val="none" w:sz="0" w:space="0" w:color="auto"/>
                  </w:divBdr>
                </w:div>
                <w:div w:id="477498680">
                  <w:marLeft w:val="0"/>
                  <w:marRight w:val="0"/>
                  <w:marTop w:val="0"/>
                  <w:marBottom w:val="0"/>
                  <w:divBdr>
                    <w:top w:val="none" w:sz="0" w:space="0" w:color="auto"/>
                    <w:left w:val="none" w:sz="0" w:space="0" w:color="auto"/>
                    <w:bottom w:val="none" w:sz="0" w:space="0" w:color="auto"/>
                    <w:right w:val="none" w:sz="0" w:space="0" w:color="auto"/>
                  </w:divBdr>
                </w:div>
                <w:div w:id="649552592">
                  <w:marLeft w:val="0"/>
                  <w:marRight w:val="0"/>
                  <w:marTop w:val="0"/>
                  <w:marBottom w:val="0"/>
                  <w:divBdr>
                    <w:top w:val="none" w:sz="0" w:space="0" w:color="auto"/>
                    <w:left w:val="none" w:sz="0" w:space="0" w:color="auto"/>
                    <w:bottom w:val="none" w:sz="0" w:space="0" w:color="auto"/>
                    <w:right w:val="none" w:sz="0" w:space="0" w:color="auto"/>
                  </w:divBdr>
                </w:div>
                <w:div w:id="1617716054">
                  <w:marLeft w:val="0"/>
                  <w:marRight w:val="0"/>
                  <w:marTop w:val="0"/>
                  <w:marBottom w:val="0"/>
                  <w:divBdr>
                    <w:top w:val="none" w:sz="0" w:space="0" w:color="auto"/>
                    <w:left w:val="none" w:sz="0" w:space="0" w:color="auto"/>
                    <w:bottom w:val="none" w:sz="0" w:space="0" w:color="auto"/>
                    <w:right w:val="none" w:sz="0" w:space="0" w:color="auto"/>
                  </w:divBdr>
                </w:div>
                <w:div w:id="138811237">
                  <w:marLeft w:val="0"/>
                  <w:marRight w:val="0"/>
                  <w:marTop w:val="0"/>
                  <w:marBottom w:val="0"/>
                  <w:divBdr>
                    <w:top w:val="none" w:sz="0" w:space="0" w:color="auto"/>
                    <w:left w:val="none" w:sz="0" w:space="0" w:color="auto"/>
                    <w:bottom w:val="none" w:sz="0" w:space="0" w:color="auto"/>
                    <w:right w:val="none" w:sz="0" w:space="0" w:color="auto"/>
                  </w:divBdr>
                </w:div>
                <w:div w:id="154954782">
                  <w:marLeft w:val="0"/>
                  <w:marRight w:val="0"/>
                  <w:marTop w:val="0"/>
                  <w:marBottom w:val="0"/>
                  <w:divBdr>
                    <w:top w:val="none" w:sz="0" w:space="0" w:color="auto"/>
                    <w:left w:val="none" w:sz="0" w:space="0" w:color="auto"/>
                    <w:bottom w:val="none" w:sz="0" w:space="0" w:color="auto"/>
                    <w:right w:val="none" w:sz="0" w:space="0" w:color="auto"/>
                  </w:divBdr>
                </w:div>
                <w:div w:id="1794129594">
                  <w:marLeft w:val="0"/>
                  <w:marRight w:val="0"/>
                  <w:marTop w:val="0"/>
                  <w:marBottom w:val="0"/>
                  <w:divBdr>
                    <w:top w:val="none" w:sz="0" w:space="0" w:color="auto"/>
                    <w:left w:val="none" w:sz="0" w:space="0" w:color="auto"/>
                    <w:bottom w:val="none" w:sz="0" w:space="0" w:color="auto"/>
                    <w:right w:val="none" w:sz="0" w:space="0" w:color="auto"/>
                  </w:divBdr>
                </w:div>
                <w:div w:id="45186222">
                  <w:marLeft w:val="0"/>
                  <w:marRight w:val="0"/>
                  <w:marTop w:val="0"/>
                  <w:marBottom w:val="0"/>
                  <w:divBdr>
                    <w:top w:val="none" w:sz="0" w:space="0" w:color="auto"/>
                    <w:left w:val="none" w:sz="0" w:space="0" w:color="auto"/>
                    <w:bottom w:val="none" w:sz="0" w:space="0" w:color="auto"/>
                    <w:right w:val="none" w:sz="0" w:space="0" w:color="auto"/>
                  </w:divBdr>
                </w:div>
                <w:div w:id="1515340075">
                  <w:marLeft w:val="0"/>
                  <w:marRight w:val="0"/>
                  <w:marTop w:val="0"/>
                  <w:marBottom w:val="0"/>
                  <w:divBdr>
                    <w:top w:val="none" w:sz="0" w:space="0" w:color="auto"/>
                    <w:left w:val="none" w:sz="0" w:space="0" w:color="auto"/>
                    <w:bottom w:val="none" w:sz="0" w:space="0" w:color="auto"/>
                    <w:right w:val="none" w:sz="0" w:space="0" w:color="auto"/>
                  </w:divBdr>
                </w:div>
                <w:div w:id="573511112">
                  <w:marLeft w:val="0"/>
                  <w:marRight w:val="0"/>
                  <w:marTop w:val="0"/>
                  <w:marBottom w:val="0"/>
                  <w:divBdr>
                    <w:top w:val="none" w:sz="0" w:space="0" w:color="auto"/>
                    <w:left w:val="none" w:sz="0" w:space="0" w:color="auto"/>
                    <w:bottom w:val="none" w:sz="0" w:space="0" w:color="auto"/>
                    <w:right w:val="none" w:sz="0" w:space="0" w:color="auto"/>
                  </w:divBdr>
                </w:div>
                <w:div w:id="560290292">
                  <w:marLeft w:val="0"/>
                  <w:marRight w:val="0"/>
                  <w:marTop w:val="0"/>
                  <w:marBottom w:val="0"/>
                  <w:divBdr>
                    <w:top w:val="none" w:sz="0" w:space="0" w:color="auto"/>
                    <w:left w:val="none" w:sz="0" w:space="0" w:color="auto"/>
                    <w:bottom w:val="none" w:sz="0" w:space="0" w:color="auto"/>
                    <w:right w:val="none" w:sz="0" w:space="0" w:color="auto"/>
                  </w:divBdr>
                </w:div>
                <w:div w:id="271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7809">
      <w:bodyDiv w:val="1"/>
      <w:marLeft w:val="0"/>
      <w:marRight w:val="0"/>
      <w:marTop w:val="0"/>
      <w:marBottom w:val="0"/>
      <w:divBdr>
        <w:top w:val="none" w:sz="0" w:space="0" w:color="auto"/>
        <w:left w:val="none" w:sz="0" w:space="0" w:color="auto"/>
        <w:bottom w:val="none" w:sz="0" w:space="0" w:color="auto"/>
        <w:right w:val="none" w:sz="0" w:space="0" w:color="auto"/>
      </w:divBdr>
    </w:div>
    <w:div w:id="745030022">
      <w:bodyDiv w:val="1"/>
      <w:marLeft w:val="0"/>
      <w:marRight w:val="0"/>
      <w:marTop w:val="0"/>
      <w:marBottom w:val="0"/>
      <w:divBdr>
        <w:top w:val="none" w:sz="0" w:space="0" w:color="auto"/>
        <w:left w:val="none" w:sz="0" w:space="0" w:color="auto"/>
        <w:bottom w:val="none" w:sz="0" w:space="0" w:color="auto"/>
        <w:right w:val="none" w:sz="0" w:space="0" w:color="auto"/>
      </w:divBdr>
    </w:div>
    <w:div w:id="1019157150">
      <w:bodyDiv w:val="1"/>
      <w:marLeft w:val="0"/>
      <w:marRight w:val="0"/>
      <w:marTop w:val="0"/>
      <w:marBottom w:val="0"/>
      <w:divBdr>
        <w:top w:val="none" w:sz="0" w:space="0" w:color="auto"/>
        <w:left w:val="none" w:sz="0" w:space="0" w:color="auto"/>
        <w:bottom w:val="none" w:sz="0" w:space="0" w:color="auto"/>
        <w:right w:val="none" w:sz="0" w:space="0" w:color="auto"/>
      </w:divBdr>
      <w:divsChild>
        <w:div w:id="1668827032">
          <w:marLeft w:val="0"/>
          <w:marRight w:val="0"/>
          <w:marTop w:val="0"/>
          <w:marBottom w:val="0"/>
          <w:divBdr>
            <w:top w:val="none" w:sz="0" w:space="0" w:color="auto"/>
            <w:left w:val="none" w:sz="0" w:space="0" w:color="auto"/>
            <w:bottom w:val="none" w:sz="0" w:space="0" w:color="auto"/>
            <w:right w:val="none" w:sz="0" w:space="0" w:color="auto"/>
          </w:divBdr>
          <w:divsChild>
            <w:div w:id="282346186">
              <w:marLeft w:val="0"/>
              <w:marRight w:val="0"/>
              <w:marTop w:val="0"/>
              <w:marBottom w:val="0"/>
              <w:divBdr>
                <w:top w:val="none" w:sz="0" w:space="0" w:color="auto"/>
                <w:left w:val="none" w:sz="0" w:space="0" w:color="auto"/>
                <w:bottom w:val="none" w:sz="0" w:space="0" w:color="auto"/>
                <w:right w:val="none" w:sz="0" w:space="0" w:color="auto"/>
              </w:divBdr>
              <w:divsChild>
                <w:div w:id="788475984">
                  <w:marLeft w:val="0"/>
                  <w:marRight w:val="0"/>
                  <w:marTop w:val="0"/>
                  <w:marBottom w:val="0"/>
                  <w:divBdr>
                    <w:top w:val="none" w:sz="0" w:space="0" w:color="auto"/>
                    <w:left w:val="none" w:sz="0" w:space="0" w:color="auto"/>
                    <w:bottom w:val="none" w:sz="0" w:space="0" w:color="auto"/>
                    <w:right w:val="none" w:sz="0" w:space="0" w:color="auto"/>
                  </w:divBdr>
                </w:div>
                <w:div w:id="1900553125">
                  <w:marLeft w:val="0"/>
                  <w:marRight w:val="0"/>
                  <w:marTop w:val="0"/>
                  <w:marBottom w:val="0"/>
                  <w:divBdr>
                    <w:top w:val="none" w:sz="0" w:space="0" w:color="auto"/>
                    <w:left w:val="none" w:sz="0" w:space="0" w:color="auto"/>
                    <w:bottom w:val="none" w:sz="0" w:space="0" w:color="auto"/>
                    <w:right w:val="none" w:sz="0" w:space="0" w:color="auto"/>
                  </w:divBdr>
                </w:div>
                <w:div w:id="1998723273">
                  <w:marLeft w:val="0"/>
                  <w:marRight w:val="0"/>
                  <w:marTop w:val="0"/>
                  <w:marBottom w:val="0"/>
                  <w:divBdr>
                    <w:top w:val="none" w:sz="0" w:space="0" w:color="auto"/>
                    <w:left w:val="none" w:sz="0" w:space="0" w:color="auto"/>
                    <w:bottom w:val="none" w:sz="0" w:space="0" w:color="auto"/>
                    <w:right w:val="none" w:sz="0" w:space="0" w:color="auto"/>
                  </w:divBdr>
                </w:div>
                <w:div w:id="1766412431">
                  <w:marLeft w:val="0"/>
                  <w:marRight w:val="0"/>
                  <w:marTop w:val="0"/>
                  <w:marBottom w:val="0"/>
                  <w:divBdr>
                    <w:top w:val="none" w:sz="0" w:space="0" w:color="auto"/>
                    <w:left w:val="none" w:sz="0" w:space="0" w:color="auto"/>
                    <w:bottom w:val="none" w:sz="0" w:space="0" w:color="auto"/>
                    <w:right w:val="none" w:sz="0" w:space="0" w:color="auto"/>
                  </w:divBdr>
                </w:div>
                <w:div w:id="378945652">
                  <w:marLeft w:val="0"/>
                  <w:marRight w:val="0"/>
                  <w:marTop w:val="0"/>
                  <w:marBottom w:val="0"/>
                  <w:divBdr>
                    <w:top w:val="none" w:sz="0" w:space="0" w:color="auto"/>
                    <w:left w:val="none" w:sz="0" w:space="0" w:color="auto"/>
                    <w:bottom w:val="none" w:sz="0" w:space="0" w:color="auto"/>
                    <w:right w:val="none" w:sz="0" w:space="0" w:color="auto"/>
                  </w:divBdr>
                </w:div>
                <w:div w:id="1031345231">
                  <w:marLeft w:val="0"/>
                  <w:marRight w:val="0"/>
                  <w:marTop w:val="0"/>
                  <w:marBottom w:val="0"/>
                  <w:divBdr>
                    <w:top w:val="none" w:sz="0" w:space="0" w:color="auto"/>
                    <w:left w:val="none" w:sz="0" w:space="0" w:color="auto"/>
                    <w:bottom w:val="none" w:sz="0" w:space="0" w:color="auto"/>
                    <w:right w:val="none" w:sz="0" w:space="0" w:color="auto"/>
                  </w:divBdr>
                </w:div>
                <w:div w:id="746075758">
                  <w:marLeft w:val="0"/>
                  <w:marRight w:val="0"/>
                  <w:marTop w:val="0"/>
                  <w:marBottom w:val="0"/>
                  <w:divBdr>
                    <w:top w:val="none" w:sz="0" w:space="0" w:color="auto"/>
                    <w:left w:val="none" w:sz="0" w:space="0" w:color="auto"/>
                    <w:bottom w:val="none" w:sz="0" w:space="0" w:color="auto"/>
                    <w:right w:val="none" w:sz="0" w:space="0" w:color="auto"/>
                  </w:divBdr>
                </w:div>
                <w:div w:id="1029455400">
                  <w:marLeft w:val="0"/>
                  <w:marRight w:val="0"/>
                  <w:marTop w:val="0"/>
                  <w:marBottom w:val="0"/>
                  <w:divBdr>
                    <w:top w:val="none" w:sz="0" w:space="0" w:color="auto"/>
                    <w:left w:val="none" w:sz="0" w:space="0" w:color="auto"/>
                    <w:bottom w:val="none" w:sz="0" w:space="0" w:color="auto"/>
                    <w:right w:val="none" w:sz="0" w:space="0" w:color="auto"/>
                  </w:divBdr>
                </w:div>
                <w:div w:id="510880565">
                  <w:marLeft w:val="0"/>
                  <w:marRight w:val="0"/>
                  <w:marTop w:val="0"/>
                  <w:marBottom w:val="0"/>
                  <w:divBdr>
                    <w:top w:val="none" w:sz="0" w:space="0" w:color="auto"/>
                    <w:left w:val="none" w:sz="0" w:space="0" w:color="auto"/>
                    <w:bottom w:val="none" w:sz="0" w:space="0" w:color="auto"/>
                    <w:right w:val="none" w:sz="0" w:space="0" w:color="auto"/>
                  </w:divBdr>
                </w:div>
                <w:div w:id="177163058">
                  <w:marLeft w:val="0"/>
                  <w:marRight w:val="0"/>
                  <w:marTop w:val="0"/>
                  <w:marBottom w:val="0"/>
                  <w:divBdr>
                    <w:top w:val="none" w:sz="0" w:space="0" w:color="auto"/>
                    <w:left w:val="none" w:sz="0" w:space="0" w:color="auto"/>
                    <w:bottom w:val="none" w:sz="0" w:space="0" w:color="auto"/>
                    <w:right w:val="none" w:sz="0" w:space="0" w:color="auto"/>
                  </w:divBdr>
                </w:div>
                <w:div w:id="1464614924">
                  <w:marLeft w:val="0"/>
                  <w:marRight w:val="0"/>
                  <w:marTop w:val="0"/>
                  <w:marBottom w:val="0"/>
                  <w:divBdr>
                    <w:top w:val="none" w:sz="0" w:space="0" w:color="auto"/>
                    <w:left w:val="none" w:sz="0" w:space="0" w:color="auto"/>
                    <w:bottom w:val="none" w:sz="0" w:space="0" w:color="auto"/>
                    <w:right w:val="none" w:sz="0" w:space="0" w:color="auto"/>
                  </w:divBdr>
                </w:div>
                <w:div w:id="738211265">
                  <w:marLeft w:val="0"/>
                  <w:marRight w:val="0"/>
                  <w:marTop w:val="0"/>
                  <w:marBottom w:val="0"/>
                  <w:divBdr>
                    <w:top w:val="none" w:sz="0" w:space="0" w:color="auto"/>
                    <w:left w:val="none" w:sz="0" w:space="0" w:color="auto"/>
                    <w:bottom w:val="none" w:sz="0" w:space="0" w:color="auto"/>
                    <w:right w:val="none" w:sz="0" w:space="0" w:color="auto"/>
                  </w:divBdr>
                </w:div>
                <w:div w:id="928848580">
                  <w:marLeft w:val="0"/>
                  <w:marRight w:val="0"/>
                  <w:marTop w:val="0"/>
                  <w:marBottom w:val="0"/>
                  <w:divBdr>
                    <w:top w:val="none" w:sz="0" w:space="0" w:color="auto"/>
                    <w:left w:val="none" w:sz="0" w:space="0" w:color="auto"/>
                    <w:bottom w:val="none" w:sz="0" w:space="0" w:color="auto"/>
                    <w:right w:val="none" w:sz="0" w:space="0" w:color="auto"/>
                  </w:divBdr>
                </w:div>
                <w:div w:id="1367024684">
                  <w:marLeft w:val="0"/>
                  <w:marRight w:val="0"/>
                  <w:marTop w:val="0"/>
                  <w:marBottom w:val="0"/>
                  <w:divBdr>
                    <w:top w:val="none" w:sz="0" w:space="0" w:color="auto"/>
                    <w:left w:val="none" w:sz="0" w:space="0" w:color="auto"/>
                    <w:bottom w:val="none" w:sz="0" w:space="0" w:color="auto"/>
                    <w:right w:val="none" w:sz="0" w:space="0" w:color="auto"/>
                  </w:divBdr>
                </w:div>
                <w:div w:id="815608439">
                  <w:marLeft w:val="0"/>
                  <w:marRight w:val="0"/>
                  <w:marTop w:val="0"/>
                  <w:marBottom w:val="0"/>
                  <w:divBdr>
                    <w:top w:val="none" w:sz="0" w:space="0" w:color="auto"/>
                    <w:left w:val="none" w:sz="0" w:space="0" w:color="auto"/>
                    <w:bottom w:val="none" w:sz="0" w:space="0" w:color="auto"/>
                    <w:right w:val="none" w:sz="0" w:space="0" w:color="auto"/>
                  </w:divBdr>
                </w:div>
                <w:div w:id="437216109">
                  <w:marLeft w:val="0"/>
                  <w:marRight w:val="0"/>
                  <w:marTop w:val="0"/>
                  <w:marBottom w:val="0"/>
                  <w:divBdr>
                    <w:top w:val="none" w:sz="0" w:space="0" w:color="auto"/>
                    <w:left w:val="none" w:sz="0" w:space="0" w:color="auto"/>
                    <w:bottom w:val="none" w:sz="0" w:space="0" w:color="auto"/>
                    <w:right w:val="none" w:sz="0" w:space="0" w:color="auto"/>
                  </w:divBdr>
                </w:div>
                <w:div w:id="1956447713">
                  <w:marLeft w:val="0"/>
                  <w:marRight w:val="0"/>
                  <w:marTop w:val="0"/>
                  <w:marBottom w:val="0"/>
                  <w:divBdr>
                    <w:top w:val="none" w:sz="0" w:space="0" w:color="auto"/>
                    <w:left w:val="none" w:sz="0" w:space="0" w:color="auto"/>
                    <w:bottom w:val="none" w:sz="0" w:space="0" w:color="auto"/>
                    <w:right w:val="none" w:sz="0" w:space="0" w:color="auto"/>
                  </w:divBdr>
                </w:div>
                <w:div w:id="143089430">
                  <w:marLeft w:val="0"/>
                  <w:marRight w:val="0"/>
                  <w:marTop w:val="0"/>
                  <w:marBottom w:val="0"/>
                  <w:divBdr>
                    <w:top w:val="none" w:sz="0" w:space="0" w:color="auto"/>
                    <w:left w:val="none" w:sz="0" w:space="0" w:color="auto"/>
                    <w:bottom w:val="none" w:sz="0" w:space="0" w:color="auto"/>
                    <w:right w:val="none" w:sz="0" w:space="0" w:color="auto"/>
                  </w:divBdr>
                </w:div>
                <w:div w:id="17658445">
                  <w:marLeft w:val="0"/>
                  <w:marRight w:val="0"/>
                  <w:marTop w:val="0"/>
                  <w:marBottom w:val="0"/>
                  <w:divBdr>
                    <w:top w:val="none" w:sz="0" w:space="0" w:color="auto"/>
                    <w:left w:val="none" w:sz="0" w:space="0" w:color="auto"/>
                    <w:bottom w:val="none" w:sz="0" w:space="0" w:color="auto"/>
                    <w:right w:val="none" w:sz="0" w:space="0" w:color="auto"/>
                  </w:divBdr>
                </w:div>
                <w:div w:id="677924853">
                  <w:marLeft w:val="0"/>
                  <w:marRight w:val="0"/>
                  <w:marTop w:val="0"/>
                  <w:marBottom w:val="0"/>
                  <w:divBdr>
                    <w:top w:val="none" w:sz="0" w:space="0" w:color="auto"/>
                    <w:left w:val="none" w:sz="0" w:space="0" w:color="auto"/>
                    <w:bottom w:val="none" w:sz="0" w:space="0" w:color="auto"/>
                    <w:right w:val="none" w:sz="0" w:space="0" w:color="auto"/>
                  </w:divBdr>
                </w:div>
                <w:div w:id="310212633">
                  <w:marLeft w:val="0"/>
                  <w:marRight w:val="0"/>
                  <w:marTop w:val="0"/>
                  <w:marBottom w:val="0"/>
                  <w:divBdr>
                    <w:top w:val="none" w:sz="0" w:space="0" w:color="auto"/>
                    <w:left w:val="none" w:sz="0" w:space="0" w:color="auto"/>
                    <w:bottom w:val="none" w:sz="0" w:space="0" w:color="auto"/>
                    <w:right w:val="none" w:sz="0" w:space="0" w:color="auto"/>
                  </w:divBdr>
                </w:div>
                <w:div w:id="1899700795">
                  <w:marLeft w:val="0"/>
                  <w:marRight w:val="0"/>
                  <w:marTop w:val="0"/>
                  <w:marBottom w:val="0"/>
                  <w:divBdr>
                    <w:top w:val="none" w:sz="0" w:space="0" w:color="auto"/>
                    <w:left w:val="none" w:sz="0" w:space="0" w:color="auto"/>
                    <w:bottom w:val="none" w:sz="0" w:space="0" w:color="auto"/>
                    <w:right w:val="none" w:sz="0" w:space="0" w:color="auto"/>
                  </w:divBdr>
                </w:div>
                <w:div w:id="1044787862">
                  <w:marLeft w:val="0"/>
                  <w:marRight w:val="0"/>
                  <w:marTop w:val="0"/>
                  <w:marBottom w:val="0"/>
                  <w:divBdr>
                    <w:top w:val="none" w:sz="0" w:space="0" w:color="auto"/>
                    <w:left w:val="none" w:sz="0" w:space="0" w:color="auto"/>
                    <w:bottom w:val="none" w:sz="0" w:space="0" w:color="auto"/>
                    <w:right w:val="none" w:sz="0" w:space="0" w:color="auto"/>
                  </w:divBdr>
                </w:div>
                <w:div w:id="1310093873">
                  <w:marLeft w:val="0"/>
                  <w:marRight w:val="0"/>
                  <w:marTop w:val="0"/>
                  <w:marBottom w:val="0"/>
                  <w:divBdr>
                    <w:top w:val="none" w:sz="0" w:space="0" w:color="auto"/>
                    <w:left w:val="none" w:sz="0" w:space="0" w:color="auto"/>
                    <w:bottom w:val="none" w:sz="0" w:space="0" w:color="auto"/>
                    <w:right w:val="none" w:sz="0" w:space="0" w:color="auto"/>
                  </w:divBdr>
                </w:div>
                <w:div w:id="1938099407">
                  <w:marLeft w:val="0"/>
                  <w:marRight w:val="0"/>
                  <w:marTop w:val="0"/>
                  <w:marBottom w:val="0"/>
                  <w:divBdr>
                    <w:top w:val="none" w:sz="0" w:space="0" w:color="auto"/>
                    <w:left w:val="none" w:sz="0" w:space="0" w:color="auto"/>
                    <w:bottom w:val="none" w:sz="0" w:space="0" w:color="auto"/>
                    <w:right w:val="none" w:sz="0" w:space="0" w:color="auto"/>
                  </w:divBdr>
                </w:div>
                <w:div w:id="2047833305">
                  <w:marLeft w:val="0"/>
                  <w:marRight w:val="0"/>
                  <w:marTop w:val="0"/>
                  <w:marBottom w:val="0"/>
                  <w:divBdr>
                    <w:top w:val="none" w:sz="0" w:space="0" w:color="auto"/>
                    <w:left w:val="none" w:sz="0" w:space="0" w:color="auto"/>
                    <w:bottom w:val="none" w:sz="0" w:space="0" w:color="auto"/>
                    <w:right w:val="none" w:sz="0" w:space="0" w:color="auto"/>
                  </w:divBdr>
                </w:div>
                <w:div w:id="1551529134">
                  <w:marLeft w:val="0"/>
                  <w:marRight w:val="0"/>
                  <w:marTop w:val="0"/>
                  <w:marBottom w:val="0"/>
                  <w:divBdr>
                    <w:top w:val="none" w:sz="0" w:space="0" w:color="auto"/>
                    <w:left w:val="none" w:sz="0" w:space="0" w:color="auto"/>
                    <w:bottom w:val="none" w:sz="0" w:space="0" w:color="auto"/>
                    <w:right w:val="none" w:sz="0" w:space="0" w:color="auto"/>
                  </w:divBdr>
                </w:div>
                <w:div w:id="17456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09161">
      <w:bodyDiv w:val="1"/>
      <w:marLeft w:val="0"/>
      <w:marRight w:val="0"/>
      <w:marTop w:val="0"/>
      <w:marBottom w:val="0"/>
      <w:divBdr>
        <w:top w:val="none" w:sz="0" w:space="0" w:color="auto"/>
        <w:left w:val="none" w:sz="0" w:space="0" w:color="auto"/>
        <w:bottom w:val="none" w:sz="0" w:space="0" w:color="auto"/>
        <w:right w:val="none" w:sz="0" w:space="0" w:color="auto"/>
      </w:divBdr>
    </w:div>
    <w:div w:id="1291277337">
      <w:bodyDiv w:val="1"/>
      <w:marLeft w:val="0"/>
      <w:marRight w:val="0"/>
      <w:marTop w:val="0"/>
      <w:marBottom w:val="0"/>
      <w:divBdr>
        <w:top w:val="none" w:sz="0" w:space="0" w:color="auto"/>
        <w:left w:val="none" w:sz="0" w:space="0" w:color="auto"/>
        <w:bottom w:val="none" w:sz="0" w:space="0" w:color="auto"/>
        <w:right w:val="none" w:sz="0" w:space="0" w:color="auto"/>
      </w:divBdr>
    </w:div>
    <w:div w:id="1345132727">
      <w:bodyDiv w:val="1"/>
      <w:marLeft w:val="0"/>
      <w:marRight w:val="0"/>
      <w:marTop w:val="0"/>
      <w:marBottom w:val="0"/>
      <w:divBdr>
        <w:top w:val="none" w:sz="0" w:space="0" w:color="auto"/>
        <w:left w:val="none" w:sz="0" w:space="0" w:color="auto"/>
        <w:bottom w:val="none" w:sz="0" w:space="0" w:color="auto"/>
        <w:right w:val="none" w:sz="0" w:space="0" w:color="auto"/>
      </w:divBdr>
    </w:div>
    <w:div w:id="1439836550">
      <w:bodyDiv w:val="1"/>
      <w:marLeft w:val="0"/>
      <w:marRight w:val="0"/>
      <w:marTop w:val="0"/>
      <w:marBottom w:val="0"/>
      <w:divBdr>
        <w:top w:val="none" w:sz="0" w:space="0" w:color="auto"/>
        <w:left w:val="none" w:sz="0" w:space="0" w:color="auto"/>
        <w:bottom w:val="none" w:sz="0" w:space="0" w:color="auto"/>
        <w:right w:val="none" w:sz="0" w:space="0" w:color="auto"/>
      </w:divBdr>
      <w:divsChild>
        <w:div w:id="622076993">
          <w:marLeft w:val="0"/>
          <w:marRight w:val="0"/>
          <w:marTop w:val="0"/>
          <w:marBottom w:val="0"/>
          <w:divBdr>
            <w:top w:val="none" w:sz="0" w:space="0" w:color="auto"/>
            <w:left w:val="none" w:sz="0" w:space="0" w:color="auto"/>
            <w:bottom w:val="none" w:sz="0" w:space="0" w:color="auto"/>
            <w:right w:val="none" w:sz="0" w:space="0" w:color="auto"/>
          </w:divBdr>
          <w:divsChild>
            <w:div w:id="1115515976">
              <w:marLeft w:val="0"/>
              <w:marRight w:val="0"/>
              <w:marTop w:val="0"/>
              <w:marBottom w:val="0"/>
              <w:divBdr>
                <w:top w:val="none" w:sz="0" w:space="0" w:color="auto"/>
                <w:left w:val="none" w:sz="0" w:space="0" w:color="auto"/>
                <w:bottom w:val="none" w:sz="0" w:space="0" w:color="auto"/>
                <w:right w:val="none" w:sz="0" w:space="0" w:color="auto"/>
              </w:divBdr>
              <w:divsChild>
                <w:div w:id="490297875">
                  <w:marLeft w:val="0"/>
                  <w:marRight w:val="0"/>
                  <w:marTop w:val="0"/>
                  <w:marBottom w:val="0"/>
                  <w:divBdr>
                    <w:top w:val="none" w:sz="0" w:space="0" w:color="auto"/>
                    <w:left w:val="none" w:sz="0" w:space="0" w:color="auto"/>
                    <w:bottom w:val="none" w:sz="0" w:space="0" w:color="auto"/>
                    <w:right w:val="none" w:sz="0" w:space="0" w:color="auto"/>
                  </w:divBdr>
                </w:div>
                <w:div w:id="935140730">
                  <w:marLeft w:val="0"/>
                  <w:marRight w:val="0"/>
                  <w:marTop w:val="0"/>
                  <w:marBottom w:val="0"/>
                  <w:divBdr>
                    <w:top w:val="none" w:sz="0" w:space="0" w:color="auto"/>
                    <w:left w:val="none" w:sz="0" w:space="0" w:color="auto"/>
                    <w:bottom w:val="none" w:sz="0" w:space="0" w:color="auto"/>
                    <w:right w:val="none" w:sz="0" w:space="0" w:color="auto"/>
                  </w:divBdr>
                </w:div>
                <w:div w:id="1838811324">
                  <w:marLeft w:val="0"/>
                  <w:marRight w:val="0"/>
                  <w:marTop w:val="0"/>
                  <w:marBottom w:val="0"/>
                  <w:divBdr>
                    <w:top w:val="none" w:sz="0" w:space="0" w:color="auto"/>
                    <w:left w:val="none" w:sz="0" w:space="0" w:color="auto"/>
                    <w:bottom w:val="none" w:sz="0" w:space="0" w:color="auto"/>
                    <w:right w:val="none" w:sz="0" w:space="0" w:color="auto"/>
                  </w:divBdr>
                </w:div>
                <w:div w:id="801852310">
                  <w:marLeft w:val="0"/>
                  <w:marRight w:val="0"/>
                  <w:marTop w:val="0"/>
                  <w:marBottom w:val="0"/>
                  <w:divBdr>
                    <w:top w:val="none" w:sz="0" w:space="0" w:color="auto"/>
                    <w:left w:val="none" w:sz="0" w:space="0" w:color="auto"/>
                    <w:bottom w:val="none" w:sz="0" w:space="0" w:color="auto"/>
                    <w:right w:val="none" w:sz="0" w:space="0" w:color="auto"/>
                  </w:divBdr>
                </w:div>
                <w:div w:id="1488741940">
                  <w:marLeft w:val="0"/>
                  <w:marRight w:val="0"/>
                  <w:marTop w:val="0"/>
                  <w:marBottom w:val="0"/>
                  <w:divBdr>
                    <w:top w:val="none" w:sz="0" w:space="0" w:color="auto"/>
                    <w:left w:val="none" w:sz="0" w:space="0" w:color="auto"/>
                    <w:bottom w:val="none" w:sz="0" w:space="0" w:color="auto"/>
                    <w:right w:val="none" w:sz="0" w:space="0" w:color="auto"/>
                  </w:divBdr>
                </w:div>
                <w:div w:id="2023436929">
                  <w:marLeft w:val="0"/>
                  <w:marRight w:val="0"/>
                  <w:marTop w:val="0"/>
                  <w:marBottom w:val="0"/>
                  <w:divBdr>
                    <w:top w:val="none" w:sz="0" w:space="0" w:color="auto"/>
                    <w:left w:val="none" w:sz="0" w:space="0" w:color="auto"/>
                    <w:bottom w:val="none" w:sz="0" w:space="0" w:color="auto"/>
                    <w:right w:val="none" w:sz="0" w:space="0" w:color="auto"/>
                  </w:divBdr>
                </w:div>
                <w:div w:id="218252855">
                  <w:marLeft w:val="0"/>
                  <w:marRight w:val="0"/>
                  <w:marTop w:val="0"/>
                  <w:marBottom w:val="0"/>
                  <w:divBdr>
                    <w:top w:val="none" w:sz="0" w:space="0" w:color="auto"/>
                    <w:left w:val="none" w:sz="0" w:space="0" w:color="auto"/>
                    <w:bottom w:val="none" w:sz="0" w:space="0" w:color="auto"/>
                    <w:right w:val="none" w:sz="0" w:space="0" w:color="auto"/>
                  </w:divBdr>
                </w:div>
                <w:div w:id="1267031874">
                  <w:marLeft w:val="0"/>
                  <w:marRight w:val="0"/>
                  <w:marTop w:val="0"/>
                  <w:marBottom w:val="0"/>
                  <w:divBdr>
                    <w:top w:val="none" w:sz="0" w:space="0" w:color="auto"/>
                    <w:left w:val="none" w:sz="0" w:space="0" w:color="auto"/>
                    <w:bottom w:val="none" w:sz="0" w:space="0" w:color="auto"/>
                    <w:right w:val="none" w:sz="0" w:space="0" w:color="auto"/>
                  </w:divBdr>
                </w:div>
                <w:div w:id="461507579">
                  <w:marLeft w:val="0"/>
                  <w:marRight w:val="0"/>
                  <w:marTop w:val="0"/>
                  <w:marBottom w:val="0"/>
                  <w:divBdr>
                    <w:top w:val="none" w:sz="0" w:space="0" w:color="auto"/>
                    <w:left w:val="none" w:sz="0" w:space="0" w:color="auto"/>
                    <w:bottom w:val="none" w:sz="0" w:space="0" w:color="auto"/>
                    <w:right w:val="none" w:sz="0" w:space="0" w:color="auto"/>
                  </w:divBdr>
                </w:div>
                <w:div w:id="414516239">
                  <w:marLeft w:val="0"/>
                  <w:marRight w:val="0"/>
                  <w:marTop w:val="0"/>
                  <w:marBottom w:val="0"/>
                  <w:divBdr>
                    <w:top w:val="none" w:sz="0" w:space="0" w:color="auto"/>
                    <w:left w:val="none" w:sz="0" w:space="0" w:color="auto"/>
                    <w:bottom w:val="none" w:sz="0" w:space="0" w:color="auto"/>
                    <w:right w:val="none" w:sz="0" w:space="0" w:color="auto"/>
                  </w:divBdr>
                </w:div>
                <w:div w:id="827937935">
                  <w:marLeft w:val="0"/>
                  <w:marRight w:val="0"/>
                  <w:marTop w:val="0"/>
                  <w:marBottom w:val="0"/>
                  <w:divBdr>
                    <w:top w:val="none" w:sz="0" w:space="0" w:color="auto"/>
                    <w:left w:val="none" w:sz="0" w:space="0" w:color="auto"/>
                    <w:bottom w:val="none" w:sz="0" w:space="0" w:color="auto"/>
                    <w:right w:val="none" w:sz="0" w:space="0" w:color="auto"/>
                  </w:divBdr>
                </w:div>
                <w:div w:id="358511663">
                  <w:marLeft w:val="0"/>
                  <w:marRight w:val="0"/>
                  <w:marTop w:val="0"/>
                  <w:marBottom w:val="0"/>
                  <w:divBdr>
                    <w:top w:val="none" w:sz="0" w:space="0" w:color="auto"/>
                    <w:left w:val="none" w:sz="0" w:space="0" w:color="auto"/>
                    <w:bottom w:val="none" w:sz="0" w:space="0" w:color="auto"/>
                    <w:right w:val="none" w:sz="0" w:space="0" w:color="auto"/>
                  </w:divBdr>
                </w:div>
                <w:div w:id="1405682525">
                  <w:marLeft w:val="0"/>
                  <w:marRight w:val="0"/>
                  <w:marTop w:val="0"/>
                  <w:marBottom w:val="0"/>
                  <w:divBdr>
                    <w:top w:val="none" w:sz="0" w:space="0" w:color="auto"/>
                    <w:left w:val="none" w:sz="0" w:space="0" w:color="auto"/>
                    <w:bottom w:val="none" w:sz="0" w:space="0" w:color="auto"/>
                    <w:right w:val="none" w:sz="0" w:space="0" w:color="auto"/>
                  </w:divBdr>
                </w:div>
                <w:div w:id="364185536">
                  <w:marLeft w:val="0"/>
                  <w:marRight w:val="0"/>
                  <w:marTop w:val="0"/>
                  <w:marBottom w:val="0"/>
                  <w:divBdr>
                    <w:top w:val="none" w:sz="0" w:space="0" w:color="auto"/>
                    <w:left w:val="none" w:sz="0" w:space="0" w:color="auto"/>
                    <w:bottom w:val="none" w:sz="0" w:space="0" w:color="auto"/>
                    <w:right w:val="none" w:sz="0" w:space="0" w:color="auto"/>
                  </w:divBdr>
                </w:div>
                <w:div w:id="1793209097">
                  <w:marLeft w:val="0"/>
                  <w:marRight w:val="0"/>
                  <w:marTop w:val="0"/>
                  <w:marBottom w:val="0"/>
                  <w:divBdr>
                    <w:top w:val="none" w:sz="0" w:space="0" w:color="auto"/>
                    <w:left w:val="none" w:sz="0" w:space="0" w:color="auto"/>
                    <w:bottom w:val="none" w:sz="0" w:space="0" w:color="auto"/>
                    <w:right w:val="none" w:sz="0" w:space="0" w:color="auto"/>
                  </w:divBdr>
                </w:div>
                <w:div w:id="1800296993">
                  <w:marLeft w:val="0"/>
                  <w:marRight w:val="0"/>
                  <w:marTop w:val="0"/>
                  <w:marBottom w:val="0"/>
                  <w:divBdr>
                    <w:top w:val="none" w:sz="0" w:space="0" w:color="auto"/>
                    <w:left w:val="none" w:sz="0" w:space="0" w:color="auto"/>
                    <w:bottom w:val="none" w:sz="0" w:space="0" w:color="auto"/>
                    <w:right w:val="none" w:sz="0" w:space="0" w:color="auto"/>
                  </w:divBdr>
                </w:div>
                <w:div w:id="1408763471">
                  <w:marLeft w:val="0"/>
                  <w:marRight w:val="0"/>
                  <w:marTop w:val="0"/>
                  <w:marBottom w:val="0"/>
                  <w:divBdr>
                    <w:top w:val="none" w:sz="0" w:space="0" w:color="auto"/>
                    <w:left w:val="none" w:sz="0" w:space="0" w:color="auto"/>
                    <w:bottom w:val="none" w:sz="0" w:space="0" w:color="auto"/>
                    <w:right w:val="none" w:sz="0" w:space="0" w:color="auto"/>
                  </w:divBdr>
                </w:div>
                <w:div w:id="244918751">
                  <w:marLeft w:val="0"/>
                  <w:marRight w:val="0"/>
                  <w:marTop w:val="0"/>
                  <w:marBottom w:val="0"/>
                  <w:divBdr>
                    <w:top w:val="none" w:sz="0" w:space="0" w:color="auto"/>
                    <w:left w:val="none" w:sz="0" w:space="0" w:color="auto"/>
                    <w:bottom w:val="none" w:sz="0" w:space="0" w:color="auto"/>
                    <w:right w:val="none" w:sz="0" w:space="0" w:color="auto"/>
                  </w:divBdr>
                </w:div>
                <w:div w:id="1604872767">
                  <w:marLeft w:val="0"/>
                  <w:marRight w:val="0"/>
                  <w:marTop w:val="0"/>
                  <w:marBottom w:val="0"/>
                  <w:divBdr>
                    <w:top w:val="none" w:sz="0" w:space="0" w:color="auto"/>
                    <w:left w:val="none" w:sz="0" w:space="0" w:color="auto"/>
                    <w:bottom w:val="none" w:sz="0" w:space="0" w:color="auto"/>
                    <w:right w:val="none" w:sz="0" w:space="0" w:color="auto"/>
                  </w:divBdr>
                </w:div>
                <w:div w:id="630939785">
                  <w:marLeft w:val="0"/>
                  <w:marRight w:val="0"/>
                  <w:marTop w:val="0"/>
                  <w:marBottom w:val="0"/>
                  <w:divBdr>
                    <w:top w:val="none" w:sz="0" w:space="0" w:color="auto"/>
                    <w:left w:val="none" w:sz="0" w:space="0" w:color="auto"/>
                    <w:bottom w:val="none" w:sz="0" w:space="0" w:color="auto"/>
                    <w:right w:val="none" w:sz="0" w:space="0" w:color="auto"/>
                  </w:divBdr>
                </w:div>
                <w:div w:id="2117215311">
                  <w:marLeft w:val="0"/>
                  <w:marRight w:val="0"/>
                  <w:marTop w:val="0"/>
                  <w:marBottom w:val="0"/>
                  <w:divBdr>
                    <w:top w:val="none" w:sz="0" w:space="0" w:color="auto"/>
                    <w:left w:val="none" w:sz="0" w:space="0" w:color="auto"/>
                    <w:bottom w:val="none" w:sz="0" w:space="0" w:color="auto"/>
                    <w:right w:val="none" w:sz="0" w:space="0" w:color="auto"/>
                  </w:divBdr>
                </w:div>
                <w:div w:id="149715782">
                  <w:marLeft w:val="0"/>
                  <w:marRight w:val="0"/>
                  <w:marTop w:val="0"/>
                  <w:marBottom w:val="0"/>
                  <w:divBdr>
                    <w:top w:val="none" w:sz="0" w:space="0" w:color="auto"/>
                    <w:left w:val="none" w:sz="0" w:space="0" w:color="auto"/>
                    <w:bottom w:val="none" w:sz="0" w:space="0" w:color="auto"/>
                    <w:right w:val="none" w:sz="0" w:space="0" w:color="auto"/>
                  </w:divBdr>
                </w:div>
                <w:div w:id="1464926668">
                  <w:marLeft w:val="0"/>
                  <w:marRight w:val="0"/>
                  <w:marTop w:val="0"/>
                  <w:marBottom w:val="0"/>
                  <w:divBdr>
                    <w:top w:val="none" w:sz="0" w:space="0" w:color="auto"/>
                    <w:left w:val="none" w:sz="0" w:space="0" w:color="auto"/>
                    <w:bottom w:val="none" w:sz="0" w:space="0" w:color="auto"/>
                    <w:right w:val="none" w:sz="0" w:space="0" w:color="auto"/>
                  </w:divBdr>
                </w:div>
                <w:div w:id="82998395">
                  <w:marLeft w:val="0"/>
                  <w:marRight w:val="0"/>
                  <w:marTop w:val="0"/>
                  <w:marBottom w:val="0"/>
                  <w:divBdr>
                    <w:top w:val="none" w:sz="0" w:space="0" w:color="auto"/>
                    <w:left w:val="none" w:sz="0" w:space="0" w:color="auto"/>
                    <w:bottom w:val="none" w:sz="0" w:space="0" w:color="auto"/>
                    <w:right w:val="none" w:sz="0" w:space="0" w:color="auto"/>
                  </w:divBdr>
                </w:div>
                <w:div w:id="1207255748">
                  <w:marLeft w:val="0"/>
                  <w:marRight w:val="0"/>
                  <w:marTop w:val="0"/>
                  <w:marBottom w:val="0"/>
                  <w:divBdr>
                    <w:top w:val="none" w:sz="0" w:space="0" w:color="auto"/>
                    <w:left w:val="none" w:sz="0" w:space="0" w:color="auto"/>
                    <w:bottom w:val="none" w:sz="0" w:space="0" w:color="auto"/>
                    <w:right w:val="none" w:sz="0" w:space="0" w:color="auto"/>
                  </w:divBdr>
                </w:div>
                <w:div w:id="1757628133">
                  <w:marLeft w:val="0"/>
                  <w:marRight w:val="0"/>
                  <w:marTop w:val="0"/>
                  <w:marBottom w:val="0"/>
                  <w:divBdr>
                    <w:top w:val="none" w:sz="0" w:space="0" w:color="auto"/>
                    <w:left w:val="none" w:sz="0" w:space="0" w:color="auto"/>
                    <w:bottom w:val="none" w:sz="0" w:space="0" w:color="auto"/>
                    <w:right w:val="none" w:sz="0" w:space="0" w:color="auto"/>
                  </w:divBdr>
                </w:div>
                <w:div w:id="1469779224">
                  <w:marLeft w:val="0"/>
                  <w:marRight w:val="0"/>
                  <w:marTop w:val="0"/>
                  <w:marBottom w:val="0"/>
                  <w:divBdr>
                    <w:top w:val="none" w:sz="0" w:space="0" w:color="auto"/>
                    <w:left w:val="none" w:sz="0" w:space="0" w:color="auto"/>
                    <w:bottom w:val="none" w:sz="0" w:space="0" w:color="auto"/>
                    <w:right w:val="none" w:sz="0" w:space="0" w:color="auto"/>
                  </w:divBdr>
                </w:div>
                <w:div w:id="14978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34263">
      <w:bodyDiv w:val="1"/>
      <w:marLeft w:val="0"/>
      <w:marRight w:val="0"/>
      <w:marTop w:val="0"/>
      <w:marBottom w:val="0"/>
      <w:divBdr>
        <w:top w:val="none" w:sz="0" w:space="0" w:color="auto"/>
        <w:left w:val="none" w:sz="0" w:space="0" w:color="auto"/>
        <w:bottom w:val="none" w:sz="0" w:space="0" w:color="auto"/>
        <w:right w:val="none" w:sz="0" w:space="0" w:color="auto"/>
      </w:divBdr>
    </w:div>
    <w:div w:id="1507866887">
      <w:bodyDiv w:val="1"/>
      <w:marLeft w:val="0"/>
      <w:marRight w:val="0"/>
      <w:marTop w:val="0"/>
      <w:marBottom w:val="0"/>
      <w:divBdr>
        <w:top w:val="none" w:sz="0" w:space="0" w:color="auto"/>
        <w:left w:val="none" w:sz="0" w:space="0" w:color="auto"/>
        <w:bottom w:val="none" w:sz="0" w:space="0" w:color="auto"/>
        <w:right w:val="none" w:sz="0" w:space="0" w:color="auto"/>
      </w:divBdr>
      <w:divsChild>
        <w:div w:id="147287754">
          <w:marLeft w:val="0"/>
          <w:marRight w:val="0"/>
          <w:marTop w:val="0"/>
          <w:marBottom w:val="0"/>
          <w:divBdr>
            <w:top w:val="none" w:sz="0" w:space="0" w:color="auto"/>
            <w:left w:val="none" w:sz="0" w:space="0" w:color="auto"/>
            <w:bottom w:val="none" w:sz="0" w:space="0" w:color="auto"/>
            <w:right w:val="none" w:sz="0" w:space="0" w:color="auto"/>
          </w:divBdr>
          <w:divsChild>
            <w:div w:id="1869178287">
              <w:marLeft w:val="0"/>
              <w:marRight w:val="0"/>
              <w:marTop w:val="0"/>
              <w:marBottom w:val="0"/>
              <w:divBdr>
                <w:top w:val="none" w:sz="0" w:space="0" w:color="auto"/>
                <w:left w:val="none" w:sz="0" w:space="0" w:color="auto"/>
                <w:bottom w:val="none" w:sz="0" w:space="0" w:color="auto"/>
                <w:right w:val="none" w:sz="0" w:space="0" w:color="auto"/>
              </w:divBdr>
              <w:divsChild>
                <w:div w:id="1516773461">
                  <w:marLeft w:val="0"/>
                  <w:marRight w:val="0"/>
                  <w:marTop w:val="0"/>
                  <w:marBottom w:val="0"/>
                  <w:divBdr>
                    <w:top w:val="none" w:sz="0" w:space="0" w:color="auto"/>
                    <w:left w:val="none" w:sz="0" w:space="0" w:color="auto"/>
                    <w:bottom w:val="none" w:sz="0" w:space="0" w:color="auto"/>
                    <w:right w:val="none" w:sz="0" w:space="0" w:color="auto"/>
                  </w:divBdr>
                  <w:divsChild>
                    <w:div w:id="1918785701">
                      <w:marLeft w:val="0"/>
                      <w:marRight w:val="0"/>
                      <w:marTop w:val="0"/>
                      <w:marBottom w:val="0"/>
                      <w:divBdr>
                        <w:top w:val="none" w:sz="0" w:space="0" w:color="auto"/>
                        <w:left w:val="none" w:sz="0" w:space="0" w:color="auto"/>
                        <w:bottom w:val="none" w:sz="0" w:space="0" w:color="auto"/>
                        <w:right w:val="none" w:sz="0" w:space="0" w:color="auto"/>
                      </w:divBdr>
                      <w:divsChild>
                        <w:div w:id="1468089241">
                          <w:marLeft w:val="0"/>
                          <w:marRight w:val="0"/>
                          <w:marTop w:val="0"/>
                          <w:marBottom w:val="0"/>
                          <w:divBdr>
                            <w:top w:val="none" w:sz="0" w:space="0" w:color="auto"/>
                            <w:left w:val="none" w:sz="0" w:space="0" w:color="auto"/>
                            <w:bottom w:val="none" w:sz="0" w:space="0" w:color="auto"/>
                            <w:right w:val="none" w:sz="0" w:space="0" w:color="auto"/>
                          </w:divBdr>
                          <w:divsChild>
                            <w:div w:id="390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977368">
      <w:bodyDiv w:val="1"/>
      <w:marLeft w:val="0"/>
      <w:marRight w:val="0"/>
      <w:marTop w:val="0"/>
      <w:marBottom w:val="0"/>
      <w:divBdr>
        <w:top w:val="none" w:sz="0" w:space="0" w:color="auto"/>
        <w:left w:val="none" w:sz="0" w:space="0" w:color="auto"/>
        <w:bottom w:val="none" w:sz="0" w:space="0" w:color="auto"/>
        <w:right w:val="none" w:sz="0" w:space="0" w:color="auto"/>
      </w:divBdr>
      <w:divsChild>
        <w:div w:id="365182085">
          <w:marLeft w:val="0"/>
          <w:marRight w:val="0"/>
          <w:marTop w:val="0"/>
          <w:marBottom w:val="0"/>
          <w:divBdr>
            <w:top w:val="none" w:sz="0" w:space="0" w:color="auto"/>
            <w:left w:val="none" w:sz="0" w:space="0" w:color="auto"/>
            <w:bottom w:val="none" w:sz="0" w:space="0" w:color="auto"/>
            <w:right w:val="none" w:sz="0" w:space="0" w:color="auto"/>
          </w:divBdr>
          <w:divsChild>
            <w:div w:id="699428499">
              <w:marLeft w:val="0"/>
              <w:marRight w:val="0"/>
              <w:marTop w:val="0"/>
              <w:marBottom w:val="0"/>
              <w:divBdr>
                <w:top w:val="none" w:sz="0" w:space="0" w:color="auto"/>
                <w:left w:val="none" w:sz="0" w:space="0" w:color="auto"/>
                <w:bottom w:val="none" w:sz="0" w:space="0" w:color="auto"/>
                <w:right w:val="none" w:sz="0" w:space="0" w:color="auto"/>
              </w:divBdr>
              <w:divsChild>
                <w:div w:id="51733259">
                  <w:marLeft w:val="0"/>
                  <w:marRight w:val="0"/>
                  <w:marTop w:val="0"/>
                  <w:marBottom w:val="0"/>
                  <w:divBdr>
                    <w:top w:val="none" w:sz="0" w:space="0" w:color="auto"/>
                    <w:left w:val="none" w:sz="0" w:space="0" w:color="auto"/>
                    <w:bottom w:val="none" w:sz="0" w:space="0" w:color="auto"/>
                    <w:right w:val="none" w:sz="0" w:space="0" w:color="auto"/>
                  </w:divBdr>
                </w:div>
                <w:div w:id="1236627617">
                  <w:marLeft w:val="0"/>
                  <w:marRight w:val="0"/>
                  <w:marTop w:val="0"/>
                  <w:marBottom w:val="0"/>
                  <w:divBdr>
                    <w:top w:val="none" w:sz="0" w:space="0" w:color="auto"/>
                    <w:left w:val="none" w:sz="0" w:space="0" w:color="auto"/>
                    <w:bottom w:val="none" w:sz="0" w:space="0" w:color="auto"/>
                    <w:right w:val="none" w:sz="0" w:space="0" w:color="auto"/>
                  </w:divBdr>
                </w:div>
                <w:div w:id="159470482">
                  <w:marLeft w:val="0"/>
                  <w:marRight w:val="0"/>
                  <w:marTop w:val="0"/>
                  <w:marBottom w:val="0"/>
                  <w:divBdr>
                    <w:top w:val="none" w:sz="0" w:space="0" w:color="auto"/>
                    <w:left w:val="none" w:sz="0" w:space="0" w:color="auto"/>
                    <w:bottom w:val="none" w:sz="0" w:space="0" w:color="auto"/>
                    <w:right w:val="none" w:sz="0" w:space="0" w:color="auto"/>
                  </w:divBdr>
                </w:div>
                <w:div w:id="909535557">
                  <w:marLeft w:val="0"/>
                  <w:marRight w:val="0"/>
                  <w:marTop w:val="0"/>
                  <w:marBottom w:val="0"/>
                  <w:divBdr>
                    <w:top w:val="none" w:sz="0" w:space="0" w:color="auto"/>
                    <w:left w:val="none" w:sz="0" w:space="0" w:color="auto"/>
                    <w:bottom w:val="none" w:sz="0" w:space="0" w:color="auto"/>
                    <w:right w:val="none" w:sz="0" w:space="0" w:color="auto"/>
                  </w:divBdr>
                </w:div>
                <w:div w:id="313146208">
                  <w:marLeft w:val="0"/>
                  <w:marRight w:val="0"/>
                  <w:marTop w:val="0"/>
                  <w:marBottom w:val="0"/>
                  <w:divBdr>
                    <w:top w:val="none" w:sz="0" w:space="0" w:color="auto"/>
                    <w:left w:val="none" w:sz="0" w:space="0" w:color="auto"/>
                    <w:bottom w:val="none" w:sz="0" w:space="0" w:color="auto"/>
                    <w:right w:val="none" w:sz="0" w:space="0" w:color="auto"/>
                  </w:divBdr>
                </w:div>
                <w:div w:id="1722711319">
                  <w:marLeft w:val="0"/>
                  <w:marRight w:val="0"/>
                  <w:marTop w:val="0"/>
                  <w:marBottom w:val="0"/>
                  <w:divBdr>
                    <w:top w:val="none" w:sz="0" w:space="0" w:color="auto"/>
                    <w:left w:val="none" w:sz="0" w:space="0" w:color="auto"/>
                    <w:bottom w:val="none" w:sz="0" w:space="0" w:color="auto"/>
                    <w:right w:val="none" w:sz="0" w:space="0" w:color="auto"/>
                  </w:divBdr>
                </w:div>
                <w:div w:id="2107264639">
                  <w:marLeft w:val="0"/>
                  <w:marRight w:val="0"/>
                  <w:marTop w:val="0"/>
                  <w:marBottom w:val="0"/>
                  <w:divBdr>
                    <w:top w:val="none" w:sz="0" w:space="0" w:color="auto"/>
                    <w:left w:val="none" w:sz="0" w:space="0" w:color="auto"/>
                    <w:bottom w:val="none" w:sz="0" w:space="0" w:color="auto"/>
                    <w:right w:val="none" w:sz="0" w:space="0" w:color="auto"/>
                  </w:divBdr>
                </w:div>
                <w:div w:id="48191162">
                  <w:marLeft w:val="0"/>
                  <w:marRight w:val="0"/>
                  <w:marTop w:val="0"/>
                  <w:marBottom w:val="0"/>
                  <w:divBdr>
                    <w:top w:val="none" w:sz="0" w:space="0" w:color="auto"/>
                    <w:left w:val="none" w:sz="0" w:space="0" w:color="auto"/>
                    <w:bottom w:val="none" w:sz="0" w:space="0" w:color="auto"/>
                    <w:right w:val="none" w:sz="0" w:space="0" w:color="auto"/>
                  </w:divBdr>
                </w:div>
                <w:div w:id="853886716">
                  <w:marLeft w:val="0"/>
                  <w:marRight w:val="0"/>
                  <w:marTop w:val="0"/>
                  <w:marBottom w:val="0"/>
                  <w:divBdr>
                    <w:top w:val="none" w:sz="0" w:space="0" w:color="auto"/>
                    <w:left w:val="none" w:sz="0" w:space="0" w:color="auto"/>
                    <w:bottom w:val="none" w:sz="0" w:space="0" w:color="auto"/>
                    <w:right w:val="none" w:sz="0" w:space="0" w:color="auto"/>
                  </w:divBdr>
                </w:div>
                <w:div w:id="1007639479">
                  <w:marLeft w:val="0"/>
                  <w:marRight w:val="0"/>
                  <w:marTop w:val="0"/>
                  <w:marBottom w:val="0"/>
                  <w:divBdr>
                    <w:top w:val="none" w:sz="0" w:space="0" w:color="auto"/>
                    <w:left w:val="none" w:sz="0" w:space="0" w:color="auto"/>
                    <w:bottom w:val="none" w:sz="0" w:space="0" w:color="auto"/>
                    <w:right w:val="none" w:sz="0" w:space="0" w:color="auto"/>
                  </w:divBdr>
                </w:div>
                <w:div w:id="833494544">
                  <w:marLeft w:val="0"/>
                  <w:marRight w:val="0"/>
                  <w:marTop w:val="0"/>
                  <w:marBottom w:val="0"/>
                  <w:divBdr>
                    <w:top w:val="none" w:sz="0" w:space="0" w:color="auto"/>
                    <w:left w:val="none" w:sz="0" w:space="0" w:color="auto"/>
                    <w:bottom w:val="none" w:sz="0" w:space="0" w:color="auto"/>
                    <w:right w:val="none" w:sz="0" w:space="0" w:color="auto"/>
                  </w:divBdr>
                </w:div>
                <w:div w:id="1567842020">
                  <w:marLeft w:val="0"/>
                  <w:marRight w:val="0"/>
                  <w:marTop w:val="0"/>
                  <w:marBottom w:val="0"/>
                  <w:divBdr>
                    <w:top w:val="none" w:sz="0" w:space="0" w:color="auto"/>
                    <w:left w:val="none" w:sz="0" w:space="0" w:color="auto"/>
                    <w:bottom w:val="none" w:sz="0" w:space="0" w:color="auto"/>
                    <w:right w:val="none" w:sz="0" w:space="0" w:color="auto"/>
                  </w:divBdr>
                </w:div>
                <w:div w:id="15930997">
                  <w:marLeft w:val="0"/>
                  <w:marRight w:val="0"/>
                  <w:marTop w:val="0"/>
                  <w:marBottom w:val="0"/>
                  <w:divBdr>
                    <w:top w:val="none" w:sz="0" w:space="0" w:color="auto"/>
                    <w:left w:val="none" w:sz="0" w:space="0" w:color="auto"/>
                    <w:bottom w:val="none" w:sz="0" w:space="0" w:color="auto"/>
                    <w:right w:val="none" w:sz="0" w:space="0" w:color="auto"/>
                  </w:divBdr>
                </w:div>
                <w:div w:id="368918184">
                  <w:marLeft w:val="0"/>
                  <w:marRight w:val="0"/>
                  <w:marTop w:val="0"/>
                  <w:marBottom w:val="0"/>
                  <w:divBdr>
                    <w:top w:val="none" w:sz="0" w:space="0" w:color="auto"/>
                    <w:left w:val="none" w:sz="0" w:space="0" w:color="auto"/>
                    <w:bottom w:val="none" w:sz="0" w:space="0" w:color="auto"/>
                    <w:right w:val="none" w:sz="0" w:space="0" w:color="auto"/>
                  </w:divBdr>
                </w:div>
                <w:div w:id="1209492360">
                  <w:marLeft w:val="0"/>
                  <w:marRight w:val="0"/>
                  <w:marTop w:val="0"/>
                  <w:marBottom w:val="0"/>
                  <w:divBdr>
                    <w:top w:val="none" w:sz="0" w:space="0" w:color="auto"/>
                    <w:left w:val="none" w:sz="0" w:space="0" w:color="auto"/>
                    <w:bottom w:val="none" w:sz="0" w:space="0" w:color="auto"/>
                    <w:right w:val="none" w:sz="0" w:space="0" w:color="auto"/>
                  </w:divBdr>
                </w:div>
                <w:div w:id="209002148">
                  <w:marLeft w:val="0"/>
                  <w:marRight w:val="0"/>
                  <w:marTop w:val="0"/>
                  <w:marBottom w:val="0"/>
                  <w:divBdr>
                    <w:top w:val="none" w:sz="0" w:space="0" w:color="auto"/>
                    <w:left w:val="none" w:sz="0" w:space="0" w:color="auto"/>
                    <w:bottom w:val="none" w:sz="0" w:space="0" w:color="auto"/>
                    <w:right w:val="none" w:sz="0" w:space="0" w:color="auto"/>
                  </w:divBdr>
                </w:div>
                <w:div w:id="245849973">
                  <w:marLeft w:val="0"/>
                  <w:marRight w:val="0"/>
                  <w:marTop w:val="0"/>
                  <w:marBottom w:val="0"/>
                  <w:divBdr>
                    <w:top w:val="none" w:sz="0" w:space="0" w:color="auto"/>
                    <w:left w:val="none" w:sz="0" w:space="0" w:color="auto"/>
                    <w:bottom w:val="none" w:sz="0" w:space="0" w:color="auto"/>
                    <w:right w:val="none" w:sz="0" w:space="0" w:color="auto"/>
                  </w:divBdr>
                </w:div>
                <w:div w:id="870650717">
                  <w:marLeft w:val="0"/>
                  <w:marRight w:val="0"/>
                  <w:marTop w:val="0"/>
                  <w:marBottom w:val="0"/>
                  <w:divBdr>
                    <w:top w:val="none" w:sz="0" w:space="0" w:color="auto"/>
                    <w:left w:val="none" w:sz="0" w:space="0" w:color="auto"/>
                    <w:bottom w:val="none" w:sz="0" w:space="0" w:color="auto"/>
                    <w:right w:val="none" w:sz="0" w:space="0" w:color="auto"/>
                  </w:divBdr>
                </w:div>
                <w:div w:id="1519656522">
                  <w:marLeft w:val="0"/>
                  <w:marRight w:val="0"/>
                  <w:marTop w:val="0"/>
                  <w:marBottom w:val="0"/>
                  <w:divBdr>
                    <w:top w:val="none" w:sz="0" w:space="0" w:color="auto"/>
                    <w:left w:val="none" w:sz="0" w:space="0" w:color="auto"/>
                    <w:bottom w:val="none" w:sz="0" w:space="0" w:color="auto"/>
                    <w:right w:val="none" w:sz="0" w:space="0" w:color="auto"/>
                  </w:divBdr>
                </w:div>
                <w:div w:id="300505312">
                  <w:marLeft w:val="0"/>
                  <w:marRight w:val="0"/>
                  <w:marTop w:val="0"/>
                  <w:marBottom w:val="0"/>
                  <w:divBdr>
                    <w:top w:val="none" w:sz="0" w:space="0" w:color="auto"/>
                    <w:left w:val="none" w:sz="0" w:space="0" w:color="auto"/>
                    <w:bottom w:val="none" w:sz="0" w:space="0" w:color="auto"/>
                    <w:right w:val="none" w:sz="0" w:space="0" w:color="auto"/>
                  </w:divBdr>
                </w:div>
                <w:div w:id="855578291">
                  <w:marLeft w:val="0"/>
                  <w:marRight w:val="0"/>
                  <w:marTop w:val="0"/>
                  <w:marBottom w:val="0"/>
                  <w:divBdr>
                    <w:top w:val="none" w:sz="0" w:space="0" w:color="auto"/>
                    <w:left w:val="none" w:sz="0" w:space="0" w:color="auto"/>
                    <w:bottom w:val="none" w:sz="0" w:space="0" w:color="auto"/>
                    <w:right w:val="none" w:sz="0" w:space="0" w:color="auto"/>
                  </w:divBdr>
                </w:div>
                <w:div w:id="1288778900">
                  <w:marLeft w:val="0"/>
                  <w:marRight w:val="0"/>
                  <w:marTop w:val="0"/>
                  <w:marBottom w:val="0"/>
                  <w:divBdr>
                    <w:top w:val="none" w:sz="0" w:space="0" w:color="auto"/>
                    <w:left w:val="none" w:sz="0" w:space="0" w:color="auto"/>
                    <w:bottom w:val="none" w:sz="0" w:space="0" w:color="auto"/>
                    <w:right w:val="none" w:sz="0" w:space="0" w:color="auto"/>
                  </w:divBdr>
                </w:div>
                <w:div w:id="939602765">
                  <w:marLeft w:val="0"/>
                  <w:marRight w:val="0"/>
                  <w:marTop w:val="0"/>
                  <w:marBottom w:val="0"/>
                  <w:divBdr>
                    <w:top w:val="none" w:sz="0" w:space="0" w:color="auto"/>
                    <w:left w:val="none" w:sz="0" w:space="0" w:color="auto"/>
                    <w:bottom w:val="none" w:sz="0" w:space="0" w:color="auto"/>
                    <w:right w:val="none" w:sz="0" w:space="0" w:color="auto"/>
                  </w:divBdr>
                </w:div>
                <w:div w:id="383137064">
                  <w:marLeft w:val="0"/>
                  <w:marRight w:val="0"/>
                  <w:marTop w:val="0"/>
                  <w:marBottom w:val="0"/>
                  <w:divBdr>
                    <w:top w:val="none" w:sz="0" w:space="0" w:color="auto"/>
                    <w:left w:val="none" w:sz="0" w:space="0" w:color="auto"/>
                    <w:bottom w:val="none" w:sz="0" w:space="0" w:color="auto"/>
                    <w:right w:val="none" w:sz="0" w:space="0" w:color="auto"/>
                  </w:divBdr>
                </w:div>
                <w:div w:id="1484393465">
                  <w:marLeft w:val="0"/>
                  <w:marRight w:val="0"/>
                  <w:marTop w:val="0"/>
                  <w:marBottom w:val="0"/>
                  <w:divBdr>
                    <w:top w:val="none" w:sz="0" w:space="0" w:color="auto"/>
                    <w:left w:val="none" w:sz="0" w:space="0" w:color="auto"/>
                    <w:bottom w:val="none" w:sz="0" w:space="0" w:color="auto"/>
                    <w:right w:val="none" w:sz="0" w:space="0" w:color="auto"/>
                  </w:divBdr>
                </w:div>
                <w:div w:id="1457214064">
                  <w:marLeft w:val="0"/>
                  <w:marRight w:val="0"/>
                  <w:marTop w:val="0"/>
                  <w:marBottom w:val="0"/>
                  <w:divBdr>
                    <w:top w:val="none" w:sz="0" w:space="0" w:color="auto"/>
                    <w:left w:val="none" w:sz="0" w:space="0" w:color="auto"/>
                    <w:bottom w:val="none" w:sz="0" w:space="0" w:color="auto"/>
                    <w:right w:val="none" w:sz="0" w:space="0" w:color="auto"/>
                  </w:divBdr>
                </w:div>
                <w:div w:id="640812804">
                  <w:marLeft w:val="0"/>
                  <w:marRight w:val="0"/>
                  <w:marTop w:val="0"/>
                  <w:marBottom w:val="0"/>
                  <w:divBdr>
                    <w:top w:val="none" w:sz="0" w:space="0" w:color="auto"/>
                    <w:left w:val="none" w:sz="0" w:space="0" w:color="auto"/>
                    <w:bottom w:val="none" w:sz="0" w:space="0" w:color="auto"/>
                    <w:right w:val="none" w:sz="0" w:space="0" w:color="auto"/>
                  </w:divBdr>
                </w:div>
                <w:div w:id="633675215">
                  <w:marLeft w:val="0"/>
                  <w:marRight w:val="0"/>
                  <w:marTop w:val="0"/>
                  <w:marBottom w:val="0"/>
                  <w:divBdr>
                    <w:top w:val="none" w:sz="0" w:space="0" w:color="auto"/>
                    <w:left w:val="none" w:sz="0" w:space="0" w:color="auto"/>
                    <w:bottom w:val="none" w:sz="0" w:space="0" w:color="auto"/>
                    <w:right w:val="none" w:sz="0" w:space="0" w:color="auto"/>
                  </w:divBdr>
                </w:div>
                <w:div w:id="641540608">
                  <w:marLeft w:val="0"/>
                  <w:marRight w:val="0"/>
                  <w:marTop w:val="0"/>
                  <w:marBottom w:val="0"/>
                  <w:divBdr>
                    <w:top w:val="none" w:sz="0" w:space="0" w:color="auto"/>
                    <w:left w:val="none" w:sz="0" w:space="0" w:color="auto"/>
                    <w:bottom w:val="none" w:sz="0" w:space="0" w:color="auto"/>
                    <w:right w:val="none" w:sz="0" w:space="0" w:color="auto"/>
                  </w:divBdr>
                </w:div>
                <w:div w:id="2073045268">
                  <w:marLeft w:val="0"/>
                  <w:marRight w:val="0"/>
                  <w:marTop w:val="0"/>
                  <w:marBottom w:val="0"/>
                  <w:divBdr>
                    <w:top w:val="none" w:sz="0" w:space="0" w:color="auto"/>
                    <w:left w:val="none" w:sz="0" w:space="0" w:color="auto"/>
                    <w:bottom w:val="none" w:sz="0" w:space="0" w:color="auto"/>
                    <w:right w:val="none" w:sz="0" w:space="0" w:color="auto"/>
                  </w:divBdr>
                </w:div>
                <w:div w:id="1825274566">
                  <w:marLeft w:val="0"/>
                  <w:marRight w:val="0"/>
                  <w:marTop w:val="0"/>
                  <w:marBottom w:val="0"/>
                  <w:divBdr>
                    <w:top w:val="none" w:sz="0" w:space="0" w:color="auto"/>
                    <w:left w:val="none" w:sz="0" w:space="0" w:color="auto"/>
                    <w:bottom w:val="none" w:sz="0" w:space="0" w:color="auto"/>
                    <w:right w:val="none" w:sz="0" w:space="0" w:color="auto"/>
                  </w:divBdr>
                </w:div>
                <w:div w:id="910820839">
                  <w:marLeft w:val="0"/>
                  <w:marRight w:val="0"/>
                  <w:marTop w:val="0"/>
                  <w:marBottom w:val="0"/>
                  <w:divBdr>
                    <w:top w:val="none" w:sz="0" w:space="0" w:color="auto"/>
                    <w:left w:val="none" w:sz="0" w:space="0" w:color="auto"/>
                    <w:bottom w:val="none" w:sz="0" w:space="0" w:color="auto"/>
                    <w:right w:val="none" w:sz="0" w:space="0" w:color="auto"/>
                  </w:divBdr>
                </w:div>
                <w:div w:id="2020110636">
                  <w:marLeft w:val="0"/>
                  <w:marRight w:val="0"/>
                  <w:marTop w:val="0"/>
                  <w:marBottom w:val="0"/>
                  <w:divBdr>
                    <w:top w:val="none" w:sz="0" w:space="0" w:color="auto"/>
                    <w:left w:val="none" w:sz="0" w:space="0" w:color="auto"/>
                    <w:bottom w:val="none" w:sz="0" w:space="0" w:color="auto"/>
                    <w:right w:val="none" w:sz="0" w:space="0" w:color="auto"/>
                  </w:divBdr>
                </w:div>
                <w:div w:id="1394696235">
                  <w:marLeft w:val="0"/>
                  <w:marRight w:val="0"/>
                  <w:marTop w:val="0"/>
                  <w:marBottom w:val="0"/>
                  <w:divBdr>
                    <w:top w:val="none" w:sz="0" w:space="0" w:color="auto"/>
                    <w:left w:val="none" w:sz="0" w:space="0" w:color="auto"/>
                    <w:bottom w:val="none" w:sz="0" w:space="0" w:color="auto"/>
                    <w:right w:val="none" w:sz="0" w:space="0" w:color="auto"/>
                  </w:divBdr>
                </w:div>
                <w:div w:id="1959990385">
                  <w:marLeft w:val="0"/>
                  <w:marRight w:val="0"/>
                  <w:marTop w:val="0"/>
                  <w:marBottom w:val="0"/>
                  <w:divBdr>
                    <w:top w:val="none" w:sz="0" w:space="0" w:color="auto"/>
                    <w:left w:val="none" w:sz="0" w:space="0" w:color="auto"/>
                    <w:bottom w:val="none" w:sz="0" w:space="0" w:color="auto"/>
                    <w:right w:val="none" w:sz="0" w:space="0" w:color="auto"/>
                  </w:divBdr>
                </w:div>
                <w:div w:id="906765563">
                  <w:marLeft w:val="0"/>
                  <w:marRight w:val="0"/>
                  <w:marTop w:val="0"/>
                  <w:marBottom w:val="0"/>
                  <w:divBdr>
                    <w:top w:val="none" w:sz="0" w:space="0" w:color="auto"/>
                    <w:left w:val="none" w:sz="0" w:space="0" w:color="auto"/>
                    <w:bottom w:val="none" w:sz="0" w:space="0" w:color="auto"/>
                    <w:right w:val="none" w:sz="0" w:space="0" w:color="auto"/>
                  </w:divBdr>
                </w:div>
                <w:div w:id="1196384711">
                  <w:marLeft w:val="0"/>
                  <w:marRight w:val="0"/>
                  <w:marTop w:val="0"/>
                  <w:marBottom w:val="0"/>
                  <w:divBdr>
                    <w:top w:val="none" w:sz="0" w:space="0" w:color="auto"/>
                    <w:left w:val="none" w:sz="0" w:space="0" w:color="auto"/>
                    <w:bottom w:val="none" w:sz="0" w:space="0" w:color="auto"/>
                    <w:right w:val="none" w:sz="0" w:space="0" w:color="auto"/>
                  </w:divBdr>
                </w:div>
                <w:div w:id="824321464">
                  <w:marLeft w:val="0"/>
                  <w:marRight w:val="0"/>
                  <w:marTop w:val="0"/>
                  <w:marBottom w:val="0"/>
                  <w:divBdr>
                    <w:top w:val="none" w:sz="0" w:space="0" w:color="auto"/>
                    <w:left w:val="none" w:sz="0" w:space="0" w:color="auto"/>
                    <w:bottom w:val="none" w:sz="0" w:space="0" w:color="auto"/>
                    <w:right w:val="none" w:sz="0" w:space="0" w:color="auto"/>
                  </w:divBdr>
                </w:div>
                <w:div w:id="295724226">
                  <w:marLeft w:val="0"/>
                  <w:marRight w:val="0"/>
                  <w:marTop w:val="0"/>
                  <w:marBottom w:val="0"/>
                  <w:divBdr>
                    <w:top w:val="none" w:sz="0" w:space="0" w:color="auto"/>
                    <w:left w:val="none" w:sz="0" w:space="0" w:color="auto"/>
                    <w:bottom w:val="none" w:sz="0" w:space="0" w:color="auto"/>
                    <w:right w:val="none" w:sz="0" w:space="0" w:color="auto"/>
                  </w:divBdr>
                </w:div>
                <w:div w:id="355810135">
                  <w:marLeft w:val="0"/>
                  <w:marRight w:val="0"/>
                  <w:marTop w:val="0"/>
                  <w:marBottom w:val="0"/>
                  <w:divBdr>
                    <w:top w:val="none" w:sz="0" w:space="0" w:color="auto"/>
                    <w:left w:val="none" w:sz="0" w:space="0" w:color="auto"/>
                    <w:bottom w:val="none" w:sz="0" w:space="0" w:color="auto"/>
                    <w:right w:val="none" w:sz="0" w:space="0" w:color="auto"/>
                  </w:divBdr>
                </w:div>
                <w:div w:id="598104415">
                  <w:marLeft w:val="0"/>
                  <w:marRight w:val="0"/>
                  <w:marTop w:val="0"/>
                  <w:marBottom w:val="0"/>
                  <w:divBdr>
                    <w:top w:val="none" w:sz="0" w:space="0" w:color="auto"/>
                    <w:left w:val="none" w:sz="0" w:space="0" w:color="auto"/>
                    <w:bottom w:val="none" w:sz="0" w:space="0" w:color="auto"/>
                    <w:right w:val="none" w:sz="0" w:space="0" w:color="auto"/>
                  </w:divBdr>
                </w:div>
                <w:div w:id="993875937">
                  <w:marLeft w:val="0"/>
                  <w:marRight w:val="0"/>
                  <w:marTop w:val="0"/>
                  <w:marBottom w:val="0"/>
                  <w:divBdr>
                    <w:top w:val="none" w:sz="0" w:space="0" w:color="auto"/>
                    <w:left w:val="none" w:sz="0" w:space="0" w:color="auto"/>
                    <w:bottom w:val="none" w:sz="0" w:space="0" w:color="auto"/>
                    <w:right w:val="none" w:sz="0" w:space="0" w:color="auto"/>
                  </w:divBdr>
                </w:div>
                <w:div w:id="128088985">
                  <w:marLeft w:val="0"/>
                  <w:marRight w:val="0"/>
                  <w:marTop w:val="0"/>
                  <w:marBottom w:val="0"/>
                  <w:divBdr>
                    <w:top w:val="none" w:sz="0" w:space="0" w:color="auto"/>
                    <w:left w:val="none" w:sz="0" w:space="0" w:color="auto"/>
                    <w:bottom w:val="none" w:sz="0" w:space="0" w:color="auto"/>
                    <w:right w:val="none" w:sz="0" w:space="0" w:color="auto"/>
                  </w:divBdr>
                </w:div>
                <w:div w:id="944077474">
                  <w:marLeft w:val="0"/>
                  <w:marRight w:val="0"/>
                  <w:marTop w:val="0"/>
                  <w:marBottom w:val="0"/>
                  <w:divBdr>
                    <w:top w:val="none" w:sz="0" w:space="0" w:color="auto"/>
                    <w:left w:val="none" w:sz="0" w:space="0" w:color="auto"/>
                    <w:bottom w:val="none" w:sz="0" w:space="0" w:color="auto"/>
                    <w:right w:val="none" w:sz="0" w:space="0" w:color="auto"/>
                  </w:divBdr>
                </w:div>
                <w:div w:id="930701781">
                  <w:marLeft w:val="0"/>
                  <w:marRight w:val="0"/>
                  <w:marTop w:val="0"/>
                  <w:marBottom w:val="0"/>
                  <w:divBdr>
                    <w:top w:val="none" w:sz="0" w:space="0" w:color="auto"/>
                    <w:left w:val="none" w:sz="0" w:space="0" w:color="auto"/>
                    <w:bottom w:val="none" w:sz="0" w:space="0" w:color="auto"/>
                    <w:right w:val="none" w:sz="0" w:space="0" w:color="auto"/>
                  </w:divBdr>
                </w:div>
                <w:div w:id="1322388136">
                  <w:marLeft w:val="0"/>
                  <w:marRight w:val="0"/>
                  <w:marTop w:val="0"/>
                  <w:marBottom w:val="0"/>
                  <w:divBdr>
                    <w:top w:val="none" w:sz="0" w:space="0" w:color="auto"/>
                    <w:left w:val="none" w:sz="0" w:space="0" w:color="auto"/>
                    <w:bottom w:val="none" w:sz="0" w:space="0" w:color="auto"/>
                    <w:right w:val="none" w:sz="0" w:space="0" w:color="auto"/>
                  </w:divBdr>
                </w:div>
                <w:div w:id="1610232753">
                  <w:marLeft w:val="0"/>
                  <w:marRight w:val="0"/>
                  <w:marTop w:val="0"/>
                  <w:marBottom w:val="0"/>
                  <w:divBdr>
                    <w:top w:val="none" w:sz="0" w:space="0" w:color="auto"/>
                    <w:left w:val="none" w:sz="0" w:space="0" w:color="auto"/>
                    <w:bottom w:val="none" w:sz="0" w:space="0" w:color="auto"/>
                    <w:right w:val="none" w:sz="0" w:space="0" w:color="auto"/>
                  </w:divBdr>
                </w:div>
                <w:div w:id="5168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34081">
      <w:bodyDiv w:val="1"/>
      <w:marLeft w:val="0"/>
      <w:marRight w:val="0"/>
      <w:marTop w:val="0"/>
      <w:marBottom w:val="0"/>
      <w:divBdr>
        <w:top w:val="none" w:sz="0" w:space="0" w:color="auto"/>
        <w:left w:val="none" w:sz="0" w:space="0" w:color="auto"/>
        <w:bottom w:val="none" w:sz="0" w:space="0" w:color="auto"/>
        <w:right w:val="none" w:sz="0" w:space="0" w:color="auto"/>
      </w:divBdr>
      <w:divsChild>
        <w:div w:id="1591305722">
          <w:marLeft w:val="0"/>
          <w:marRight w:val="0"/>
          <w:marTop w:val="0"/>
          <w:marBottom w:val="0"/>
          <w:divBdr>
            <w:top w:val="none" w:sz="0" w:space="0" w:color="auto"/>
            <w:left w:val="none" w:sz="0" w:space="0" w:color="auto"/>
            <w:bottom w:val="none" w:sz="0" w:space="0" w:color="auto"/>
            <w:right w:val="none" w:sz="0" w:space="0" w:color="auto"/>
          </w:divBdr>
          <w:divsChild>
            <w:div w:id="2083792297">
              <w:marLeft w:val="0"/>
              <w:marRight w:val="0"/>
              <w:marTop w:val="0"/>
              <w:marBottom w:val="0"/>
              <w:divBdr>
                <w:top w:val="none" w:sz="0" w:space="0" w:color="auto"/>
                <w:left w:val="none" w:sz="0" w:space="0" w:color="auto"/>
                <w:bottom w:val="none" w:sz="0" w:space="0" w:color="auto"/>
                <w:right w:val="none" w:sz="0" w:space="0" w:color="auto"/>
              </w:divBdr>
              <w:divsChild>
                <w:div w:id="1713846639">
                  <w:marLeft w:val="0"/>
                  <w:marRight w:val="0"/>
                  <w:marTop w:val="0"/>
                  <w:marBottom w:val="0"/>
                  <w:divBdr>
                    <w:top w:val="none" w:sz="0" w:space="0" w:color="auto"/>
                    <w:left w:val="none" w:sz="0" w:space="0" w:color="auto"/>
                    <w:bottom w:val="none" w:sz="0" w:space="0" w:color="auto"/>
                    <w:right w:val="none" w:sz="0" w:space="0" w:color="auto"/>
                  </w:divBdr>
                </w:div>
                <w:div w:id="1875148639">
                  <w:marLeft w:val="0"/>
                  <w:marRight w:val="0"/>
                  <w:marTop w:val="0"/>
                  <w:marBottom w:val="0"/>
                  <w:divBdr>
                    <w:top w:val="none" w:sz="0" w:space="0" w:color="auto"/>
                    <w:left w:val="none" w:sz="0" w:space="0" w:color="auto"/>
                    <w:bottom w:val="none" w:sz="0" w:space="0" w:color="auto"/>
                    <w:right w:val="none" w:sz="0" w:space="0" w:color="auto"/>
                  </w:divBdr>
                </w:div>
                <w:div w:id="438335310">
                  <w:marLeft w:val="0"/>
                  <w:marRight w:val="0"/>
                  <w:marTop w:val="0"/>
                  <w:marBottom w:val="0"/>
                  <w:divBdr>
                    <w:top w:val="none" w:sz="0" w:space="0" w:color="auto"/>
                    <w:left w:val="none" w:sz="0" w:space="0" w:color="auto"/>
                    <w:bottom w:val="none" w:sz="0" w:space="0" w:color="auto"/>
                    <w:right w:val="none" w:sz="0" w:space="0" w:color="auto"/>
                  </w:divBdr>
                </w:div>
                <w:div w:id="231351052">
                  <w:marLeft w:val="0"/>
                  <w:marRight w:val="0"/>
                  <w:marTop w:val="0"/>
                  <w:marBottom w:val="0"/>
                  <w:divBdr>
                    <w:top w:val="none" w:sz="0" w:space="0" w:color="auto"/>
                    <w:left w:val="none" w:sz="0" w:space="0" w:color="auto"/>
                    <w:bottom w:val="none" w:sz="0" w:space="0" w:color="auto"/>
                    <w:right w:val="none" w:sz="0" w:space="0" w:color="auto"/>
                  </w:divBdr>
                </w:div>
                <w:div w:id="217283865">
                  <w:marLeft w:val="0"/>
                  <w:marRight w:val="0"/>
                  <w:marTop w:val="0"/>
                  <w:marBottom w:val="0"/>
                  <w:divBdr>
                    <w:top w:val="none" w:sz="0" w:space="0" w:color="auto"/>
                    <w:left w:val="none" w:sz="0" w:space="0" w:color="auto"/>
                    <w:bottom w:val="none" w:sz="0" w:space="0" w:color="auto"/>
                    <w:right w:val="none" w:sz="0" w:space="0" w:color="auto"/>
                  </w:divBdr>
                </w:div>
                <w:div w:id="1246957877">
                  <w:marLeft w:val="0"/>
                  <w:marRight w:val="0"/>
                  <w:marTop w:val="0"/>
                  <w:marBottom w:val="0"/>
                  <w:divBdr>
                    <w:top w:val="none" w:sz="0" w:space="0" w:color="auto"/>
                    <w:left w:val="none" w:sz="0" w:space="0" w:color="auto"/>
                    <w:bottom w:val="none" w:sz="0" w:space="0" w:color="auto"/>
                    <w:right w:val="none" w:sz="0" w:space="0" w:color="auto"/>
                  </w:divBdr>
                </w:div>
                <w:div w:id="839542982">
                  <w:marLeft w:val="0"/>
                  <w:marRight w:val="0"/>
                  <w:marTop w:val="0"/>
                  <w:marBottom w:val="0"/>
                  <w:divBdr>
                    <w:top w:val="none" w:sz="0" w:space="0" w:color="auto"/>
                    <w:left w:val="none" w:sz="0" w:space="0" w:color="auto"/>
                    <w:bottom w:val="none" w:sz="0" w:space="0" w:color="auto"/>
                    <w:right w:val="none" w:sz="0" w:space="0" w:color="auto"/>
                  </w:divBdr>
                </w:div>
                <w:div w:id="550845702">
                  <w:marLeft w:val="0"/>
                  <w:marRight w:val="0"/>
                  <w:marTop w:val="0"/>
                  <w:marBottom w:val="0"/>
                  <w:divBdr>
                    <w:top w:val="none" w:sz="0" w:space="0" w:color="auto"/>
                    <w:left w:val="none" w:sz="0" w:space="0" w:color="auto"/>
                    <w:bottom w:val="none" w:sz="0" w:space="0" w:color="auto"/>
                    <w:right w:val="none" w:sz="0" w:space="0" w:color="auto"/>
                  </w:divBdr>
                </w:div>
                <w:div w:id="497891342">
                  <w:marLeft w:val="0"/>
                  <w:marRight w:val="0"/>
                  <w:marTop w:val="0"/>
                  <w:marBottom w:val="0"/>
                  <w:divBdr>
                    <w:top w:val="none" w:sz="0" w:space="0" w:color="auto"/>
                    <w:left w:val="none" w:sz="0" w:space="0" w:color="auto"/>
                    <w:bottom w:val="none" w:sz="0" w:space="0" w:color="auto"/>
                    <w:right w:val="none" w:sz="0" w:space="0" w:color="auto"/>
                  </w:divBdr>
                </w:div>
                <w:div w:id="91124491">
                  <w:marLeft w:val="0"/>
                  <w:marRight w:val="0"/>
                  <w:marTop w:val="0"/>
                  <w:marBottom w:val="0"/>
                  <w:divBdr>
                    <w:top w:val="none" w:sz="0" w:space="0" w:color="auto"/>
                    <w:left w:val="none" w:sz="0" w:space="0" w:color="auto"/>
                    <w:bottom w:val="none" w:sz="0" w:space="0" w:color="auto"/>
                    <w:right w:val="none" w:sz="0" w:space="0" w:color="auto"/>
                  </w:divBdr>
                </w:div>
                <w:div w:id="151414565">
                  <w:marLeft w:val="0"/>
                  <w:marRight w:val="0"/>
                  <w:marTop w:val="0"/>
                  <w:marBottom w:val="0"/>
                  <w:divBdr>
                    <w:top w:val="none" w:sz="0" w:space="0" w:color="auto"/>
                    <w:left w:val="none" w:sz="0" w:space="0" w:color="auto"/>
                    <w:bottom w:val="none" w:sz="0" w:space="0" w:color="auto"/>
                    <w:right w:val="none" w:sz="0" w:space="0" w:color="auto"/>
                  </w:divBdr>
                </w:div>
                <w:div w:id="781730099">
                  <w:marLeft w:val="0"/>
                  <w:marRight w:val="0"/>
                  <w:marTop w:val="0"/>
                  <w:marBottom w:val="0"/>
                  <w:divBdr>
                    <w:top w:val="none" w:sz="0" w:space="0" w:color="auto"/>
                    <w:left w:val="none" w:sz="0" w:space="0" w:color="auto"/>
                    <w:bottom w:val="none" w:sz="0" w:space="0" w:color="auto"/>
                    <w:right w:val="none" w:sz="0" w:space="0" w:color="auto"/>
                  </w:divBdr>
                </w:div>
                <w:div w:id="1380277410">
                  <w:marLeft w:val="0"/>
                  <w:marRight w:val="0"/>
                  <w:marTop w:val="0"/>
                  <w:marBottom w:val="0"/>
                  <w:divBdr>
                    <w:top w:val="none" w:sz="0" w:space="0" w:color="auto"/>
                    <w:left w:val="none" w:sz="0" w:space="0" w:color="auto"/>
                    <w:bottom w:val="none" w:sz="0" w:space="0" w:color="auto"/>
                    <w:right w:val="none" w:sz="0" w:space="0" w:color="auto"/>
                  </w:divBdr>
                </w:div>
                <w:div w:id="1581480219">
                  <w:marLeft w:val="0"/>
                  <w:marRight w:val="0"/>
                  <w:marTop w:val="0"/>
                  <w:marBottom w:val="0"/>
                  <w:divBdr>
                    <w:top w:val="none" w:sz="0" w:space="0" w:color="auto"/>
                    <w:left w:val="none" w:sz="0" w:space="0" w:color="auto"/>
                    <w:bottom w:val="none" w:sz="0" w:space="0" w:color="auto"/>
                    <w:right w:val="none" w:sz="0" w:space="0" w:color="auto"/>
                  </w:divBdr>
                </w:div>
                <w:div w:id="604271996">
                  <w:marLeft w:val="0"/>
                  <w:marRight w:val="0"/>
                  <w:marTop w:val="0"/>
                  <w:marBottom w:val="0"/>
                  <w:divBdr>
                    <w:top w:val="none" w:sz="0" w:space="0" w:color="auto"/>
                    <w:left w:val="none" w:sz="0" w:space="0" w:color="auto"/>
                    <w:bottom w:val="none" w:sz="0" w:space="0" w:color="auto"/>
                    <w:right w:val="none" w:sz="0" w:space="0" w:color="auto"/>
                  </w:divBdr>
                </w:div>
                <w:div w:id="1200776310">
                  <w:marLeft w:val="0"/>
                  <w:marRight w:val="0"/>
                  <w:marTop w:val="0"/>
                  <w:marBottom w:val="0"/>
                  <w:divBdr>
                    <w:top w:val="none" w:sz="0" w:space="0" w:color="auto"/>
                    <w:left w:val="none" w:sz="0" w:space="0" w:color="auto"/>
                    <w:bottom w:val="none" w:sz="0" w:space="0" w:color="auto"/>
                    <w:right w:val="none" w:sz="0" w:space="0" w:color="auto"/>
                  </w:divBdr>
                </w:div>
                <w:div w:id="673072202">
                  <w:marLeft w:val="0"/>
                  <w:marRight w:val="0"/>
                  <w:marTop w:val="0"/>
                  <w:marBottom w:val="0"/>
                  <w:divBdr>
                    <w:top w:val="none" w:sz="0" w:space="0" w:color="auto"/>
                    <w:left w:val="none" w:sz="0" w:space="0" w:color="auto"/>
                    <w:bottom w:val="none" w:sz="0" w:space="0" w:color="auto"/>
                    <w:right w:val="none" w:sz="0" w:space="0" w:color="auto"/>
                  </w:divBdr>
                </w:div>
                <w:div w:id="1465004424">
                  <w:marLeft w:val="0"/>
                  <w:marRight w:val="0"/>
                  <w:marTop w:val="0"/>
                  <w:marBottom w:val="0"/>
                  <w:divBdr>
                    <w:top w:val="none" w:sz="0" w:space="0" w:color="auto"/>
                    <w:left w:val="none" w:sz="0" w:space="0" w:color="auto"/>
                    <w:bottom w:val="none" w:sz="0" w:space="0" w:color="auto"/>
                    <w:right w:val="none" w:sz="0" w:space="0" w:color="auto"/>
                  </w:divBdr>
                </w:div>
                <w:div w:id="1361510908">
                  <w:marLeft w:val="0"/>
                  <w:marRight w:val="0"/>
                  <w:marTop w:val="0"/>
                  <w:marBottom w:val="0"/>
                  <w:divBdr>
                    <w:top w:val="none" w:sz="0" w:space="0" w:color="auto"/>
                    <w:left w:val="none" w:sz="0" w:space="0" w:color="auto"/>
                    <w:bottom w:val="none" w:sz="0" w:space="0" w:color="auto"/>
                    <w:right w:val="none" w:sz="0" w:space="0" w:color="auto"/>
                  </w:divBdr>
                </w:div>
                <w:div w:id="683243375">
                  <w:marLeft w:val="0"/>
                  <w:marRight w:val="0"/>
                  <w:marTop w:val="0"/>
                  <w:marBottom w:val="0"/>
                  <w:divBdr>
                    <w:top w:val="none" w:sz="0" w:space="0" w:color="auto"/>
                    <w:left w:val="none" w:sz="0" w:space="0" w:color="auto"/>
                    <w:bottom w:val="none" w:sz="0" w:space="0" w:color="auto"/>
                    <w:right w:val="none" w:sz="0" w:space="0" w:color="auto"/>
                  </w:divBdr>
                </w:div>
                <w:div w:id="370502020">
                  <w:marLeft w:val="0"/>
                  <w:marRight w:val="0"/>
                  <w:marTop w:val="0"/>
                  <w:marBottom w:val="0"/>
                  <w:divBdr>
                    <w:top w:val="none" w:sz="0" w:space="0" w:color="auto"/>
                    <w:left w:val="none" w:sz="0" w:space="0" w:color="auto"/>
                    <w:bottom w:val="none" w:sz="0" w:space="0" w:color="auto"/>
                    <w:right w:val="none" w:sz="0" w:space="0" w:color="auto"/>
                  </w:divBdr>
                </w:div>
                <w:div w:id="289744403">
                  <w:marLeft w:val="0"/>
                  <w:marRight w:val="0"/>
                  <w:marTop w:val="0"/>
                  <w:marBottom w:val="0"/>
                  <w:divBdr>
                    <w:top w:val="none" w:sz="0" w:space="0" w:color="auto"/>
                    <w:left w:val="none" w:sz="0" w:space="0" w:color="auto"/>
                    <w:bottom w:val="none" w:sz="0" w:space="0" w:color="auto"/>
                    <w:right w:val="none" w:sz="0" w:space="0" w:color="auto"/>
                  </w:divBdr>
                </w:div>
                <w:div w:id="1179781443">
                  <w:marLeft w:val="0"/>
                  <w:marRight w:val="0"/>
                  <w:marTop w:val="0"/>
                  <w:marBottom w:val="0"/>
                  <w:divBdr>
                    <w:top w:val="none" w:sz="0" w:space="0" w:color="auto"/>
                    <w:left w:val="none" w:sz="0" w:space="0" w:color="auto"/>
                    <w:bottom w:val="none" w:sz="0" w:space="0" w:color="auto"/>
                    <w:right w:val="none" w:sz="0" w:space="0" w:color="auto"/>
                  </w:divBdr>
                </w:div>
                <w:div w:id="1222867331">
                  <w:marLeft w:val="0"/>
                  <w:marRight w:val="0"/>
                  <w:marTop w:val="0"/>
                  <w:marBottom w:val="0"/>
                  <w:divBdr>
                    <w:top w:val="none" w:sz="0" w:space="0" w:color="auto"/>
                    <w:left w:val="none" w:sz="0" w:space="0" w:color="auto"/>
                    <w:bottom w:val="none" w:sz="0" w:space="0" w:color="auto"/>
                    <w:right w:val="none" w:sz="0" w:space="0" w:color="auto"/>
                  </w:divBdr>
                </w:div>
                <w:div w:id="1219126677">
                  <w:marLeft w:val="0"/>
                  <w:marRight w:val="0"/>
                  <w:marTop w:val="0"/>
                  <w:marBottom w:val="0"/>
                  <w:divBdr>
                    <w:top w:val="none" w:sz="0" w:space="0" w:color="auto"/>
                    <w:left w:val="none" w:sz="0" w:space="0" w:color="auto"/>
                    <w:bottom w:val="none" w:sz="0" w:space="0" w:color="auto"/>
                    <w:right w:val="none" w:sz="0" w:space="0" w:color="auto"/>
                  </w:divBdr>
                </w:div>
                <w:div w:id="467554300">
                  <w:marLeft w:val="0"/>
                  <w:marRight w:val="0"/>
                  <w:marTop w:val="0"/>
                  <w:marBottom w:val="0"/>
                  <w:divBdr>
                    <w:top w:val="none" w:sz="0" w:space="0" w:color="auto"/>
                    <w:left w:val="none" w:sz="0" w:space="0" w:color="auto"/>
                    <w:bottom w:val="none" w:sz="0" w:space="0" w:color="auto"/>
                    <w:right w:val="none" w:sz="0" w:space="0" w:color="auto"/>
                  </w:divBdr>
                </w:div>
                <w:div w:id="449130281">
                  <w:marLeft w:val="0"/>
                  <w:marRight w:val="0"/>
                  <w:marTop w:val="0"/>
                  <w:marBottom w:val="0"/>
                  <w:divBdr>
                    <w:top w:val="none" w:sz="0" w:space="0" w:color="auto"/>
                    <w:left w:val="none" w:sz="0" w:space="0" w:color="auto"/>
                    <w:bottom w:val="none" w:sz="0" w:space="0" w:color="auto"/>
                    <w:right w:val="none" w:sz="0" w:space="0" w:color="auto"/>
                  </w:divBdr>
                </w:div>
                <w:div w:id="1434474155">
                  <w:marLeft w:val="0"/>
                  <w:marRight w:val="0"/>
                  <w:marTop w:val="0"/>
                  <w:marBottom w:val="0"/>
                  <w:divBdr>
                    <w:top w:val="none" w:sz="0" w:space="0" w:color="auto"/>
                    <w:left w:val="none" w:sz="0" w:space="0" w:color="auto"/>
                    <w:bottom w:val="none" w:sz="0" w:space="0" w:color="auto"/>
                    <w:right w:val="none" w:sz="0" w:space="0" w:color="auto"/>
                  </w:divBdr>
                </w:div>
                <w:div w:id="2002004020">
                  <w:marLeft w:val="0"/>
                  <w:marRight w:val="0"/>
                  <w:marTop w:val="0"/>
                  <w:marBottom w:val="0"/>
                  <w:divBdr>
                    <w:top w:val="none" w:sz="0" w:space="0" w:color="auto"/>
                    <w:left w:val="none" w:sz="0" w:space="0" w:color="auto"/>
                    <w:bottom w:val="none" w:sz="0" w:space="0" w:color="auto"/>
                    <w:right w:val="none" w:sz="0" w:space="0" w:color="auto"/>
                  </w:divBdr>
                </w:div>
                <w:div w:id="1506356178">
                  <w:marLeft w:val="0"/>
                  <w:marRight w:val="0"/>
                  <w:marTop w:val="0"/>
                  <w:marBottom w:val="0"/>
                  <w:divBdr>
                    <w:top w:val="none" w:sz="0" w:space="0" w:color="auto"/>
                    <w:left w:val="none" w:sz="0" w:space="0" w:color="auto"/>
                    <w:bottom w:val="none" w:sz="0" w:space="0" w:color="auto"/>
                    <w:right w:val="none" w:sz="0" w:space="0" w:color="auto"/>
                  </w:divBdr>
                </w:div>
                <w:div w:id="815755672">
                  <w:marLeft w:val="0"/>
                  <w:marRight w:val="0"/>
                  <w:marTop w:val="0"/>
                  <w:marBottom w:val="0"/>
                  <w:divBdr>
                    <w:top w:val="none" w:sz="0" w:space="0" w:color="auto"/>
                    <w:left w:val="none" w:sz="0" w:space="0" w:color="auto"/>
                    <w:bottom w:val="none" w:sz="0" w:space="0" w:color="auto"/>
                    <w:right w:val="none" w:sz="0" w:space="0" w:color="auto"/>
                  </w:divBdr>
                </w:div>
                <w:div w:id="12651419">
                  <w:marLeft w:val="0"/>
                  <w:marRight w:val="0"/>
                  <w:marTop w:val="0"/>
                  <w:marBottom w:val="0"/>
                  <w:divBdr>
                    <w:top w:val="none" w:sz="0" w:space="0" w:color="auto"/>
                    <w:left w:val="none" w:sz="0" w:space="0" w:color="auto"/>
                    <w:bottom w:val="none" w:sz="0" w:space="0" w:color="auto"/>
                    <w:right w:val="none" w:sz="0" w:space="0" w:color="auto"/>
                  </w:divBdr>
                </w:div>
                <w:div w:id="1324118358">
                  <w:marLeft w:val="0"/>
                  <w:marRight w:val="0"/>
                  <w:marTop w:val="0"/>
                  <w:marBottom w:val="0"/>
                  <w:divBdr>
                    <w:top w:val="none" w:sz="0" w:space="0" w:color="auto"/>
                    <w:left w:val="none" w:sz="0" w:space="0" w:color="auto"/>
                    <w:bottom w:val="none" w:sz="0" w:space="0" w:color="auto"/>
                    <w:right w:val="none" w:sz="0" w:space="0" w:color="auto"/>
                  </w:divBdr>
                </w:div>
                <w:div w:id="713188715">
                  <w:marLeft w:val="0"/>
                  <w:marRight w:val="0"/>
                  <w:marTop w:val="0"/>
                  <w:marBottom w:val="0"/>
                  <w:divBdr>
                    <w:top w:val="none" w:sz="0" w:space="0" w:color="auto"/>
                    <w:left w:val="none" w:sz="0" w:space="0" w:color="auto"/>
                    <w:bottom w:val="none" w:sz="0" w:space="0" w:color="auto"/>
                    <w:right w:val="none" w:sz="0" w:space="0" w:color="auto"/>
                  </w:divBdr>
                </w:div>
                <w:div w:id="1404178943">
                  <w:marLeft w:val="0"/>
                  <w:marRight w:val="0"/>
                  <w:marTop w:val="0"/>
                  <w:marBottom w:val="0"/>
                  <w:divBdr>
                    <w:top w:val="none" w:sz="0" w:space="0" w:color="auto"/>
                    <w:left w:val="none" w:sz="0" w:space="0" w:color="auto"/>
                    <w:bottom w:val="none" w:sz="0" w:space="0" w:color="auto"/>
                    <w:right w:val="none" w:sz="0" w:space="0" w:color="auto"/>
                  </w:divBdr>
                </w:div>
                <w:div w:id="50735762">
                  <w:marLeft w:val="0"/>
                  <w:marRight w:val="0"/>
                  <w:marTop w:val="0"/>
                  <w:marBottom w:val="0"/>
                  <w:divBdr>
                    <w:top w:val="none" w:sz="0" w:space="0" w:color="auto"/>
                    <w:left w:val="none" w:sz="0" w:space="0" w:color="auto"/>
                    <w:bottom w:val="none" w:sz="0" w:space="0" w:color="auto"/>
                    <w:right w:val="none" w:sz="0" w:space="0" w:color="auto"/>
                  </w:divBdr>
                </w:div>
                <w:div w:id="918028662">
                  <w:marLeft w:val="0"/>
                  <w:marRight w:val="0"/>
                  <w:marTop w:val="0"/>
                  <w:marBottom w:val="0"/>
                  <w:divBdr>
                    <w:top w:val="none" w:sz="0" w:space="0" w:color="auto"/>
                    <w:left w:val="none" w:sz="0" w:space="0" w:color="auto"/>
                    <w:bottom w:val="none" w:sz="0" w:space="0" w:color="auto"/>
                    <w:right w:val="none" w:sz="0" w:space="0" w:color="auto"/>
                  </w:divBdr>
                </w:div>
                <w:div w:id="569848887">
                  <w:marLeft w:val="0"/>
                  <w:marRight w:val="0"/>
                  <w:marTop w:val="0"/>
                  <w:marBottom w:val="0"/>
                  <w:divBdr>
                    <w:top w:val="none" w:sz="0" w:space="0" w:color="auto"/>
                    <w:left w:val="none" w:sz="0" w:space="0" w:color="auto"/>
                    <w:bottom w:val="none" w:sz="0" w:space="0" w:color="auto"/>
                    <w:right w:val="none" w:sz="0" w:space="0" w:color="auto"/>
                  </w:divBdr>
                </w:div>
                <w:div w:id="750850832">
                  <w:marLeft w:val="0"/>
                  <w:marRight w:val="0"/>
                  <w:marTop w:val="0"/>
                  <w:marBottom w:val="0"/>
                  <w:divBdr>
                    <w:top w:val="none" w:sz="0" w:space="0" w:color="auto"/>
                    <w:left w:val="none" w:sz="0" w:space="0" w:color="auto"/>
                    <w:bottom w:val="none" w:sz="0" w:space="0" w:color="auto"/>
                    <w:right w:val="none" w:sz="0" w:space="0" w:color="auto"/>
                  </w:divBdr>
                </w:div>
                <w:div w:id="1538200932">
                  <w:marLeft w:val="0"/>
                  <w:marRight w:val="0"/>
                  <w:marTop w:val="0"/>
                  <w:marBottom w:val="0"/>
                  <w:divBdr>
                    <w:top w:val="none" w:sz="0" w:space="0" w:color="auto"/>
                    <w:left w:val="none" w:sz="0" w:space="0" w:color="auto"/>
                    <w:bottom w:val="none" w:sz="0" w:space="0" w:color="auto"/>
                    <w:right w:val="none" w:sz="0" w:space="0" w:color="auto"/>
                  </w:divBdr>
                </w:div>
                <w:div w:id="842743519">
                  <w:marLeft w:val="0"/>
                  <w:marRight w:val="0"/>
                  <w:marTop w:val="0"/>
                  <w:marBottom w:val="0"/>
                  <w:divBdr>
                    <w:top w:val="none" w:sz="0" w:space="0" w:color="auto"/>
                    <w:left w:val="none" w:sz="0" w:space="0" w:color="auto"/>
                    <w:bottom w:val="none" w:sz="0" w:space="0" w:color="auto"/>
                    <w:right w:val="none" w:sz="0" w:space="0" w:color="auto"/>
                  </w:divBdr>
                </w:div>
                <w:div w:id="464545209">
                  <w:marLeft w:val="0"/>
                  <w:marRight w:val="0"/>
                  <w:marTop w:val="0"/>
                  <w:marBottom w:val="0"/>
                  <w:divBdr>
                    <w:top w:val="none" w:sz="0" w:space="0" w:color="auto"/>
                    <w:left w:val="none" w:sz="0" w:space="0" w:color="auto"/>
                    <w:bottom w:val="none" w:sz="0" w:space="0" w:color="auto"/>
                    <w:right w:val="none" w:sz="0" w:space="0" w:color="auto"/>
                  </w:divBdr>
                </w:div>
                <w:div w:id="576482794">
                  <w:marLeft w:val="0"/>
                  <w:marRight w:val="0"/>
                  <w:marTop w:val="0"/>
                  <w:marBottom w:val="0"/>
                  <w:divBdr>
                    <w:top w:val="none" w:sz="0" w:space="0" w:color="auto"/>
                    <w:left w:val="none" w:sz="0" w:space="0" w:color="auto"/>
                    <w:bottom w:val="none" w:sz="0" w:space="0" w:color="auto"/>
                    <w:right w:val="none" w:sz="0" w:space="0" w:color="auto"/>
                  </w:divBdr>
                </w:div>
                <w:div w:id="1118910556">
                  <w:marLeft w:val="0"/>
                  <w:marRight w:val="0"/>
                  <w:marTop w:val="0"/>
                  <w:marBottom w:val="0"/>
                  <w:divBdr>
                    <w:top w:val="none" w:sz="0" w:space="0" w:color="auto"/>
                    <w:left w:val="none" w:sz="0" w:space="0" w:color="auto"/>
                    <w:bottom w:val="none" w:sz="0" w:space="0" w:color="auto"/>
                    <w:right w:val="none" w:sz="0" w:space="0" w:color="auto"/>
                  </w:divBdr>
                </w:div>
                <w:div w:id="1101995327">
                  <w:marLeft w:val="0"/>
                  <w:marRight w:val="0"/>
                  <w:marTop w:val="0"/>
                  <w:marBottom w:val="0"/>
                  <w:divBdr>
                    <w:top w:val="none" w:sz="0" w:space="0" w:color="auto"/>
                    <w:left w:val="none" w:sz="0" w:space="0" w:color="auto"/>
                    <w:bottom w:val="none" w:sz="0" w:space="0" w:color="auto"/>
                    <w:right w:val="none" w:sz="0" w:space="0" w:color="auto"/>
                  </w:divBdr>
                </w:div>
                <w:div w:id="220987413">
                  <w:marLeft w:val="0"/>
                  <w:marRight w:val="0"/>
                  <w:marTop w:val="0"/>
                  <w:marBottom w:val="0"/>
                  <w:divBdr>
                    <w:top w:val="none" w:sz="0" w:space="0" w:color="auto"/>
                    <w:left w:val="none" w:sz="0" w:space="0" w:color="auto"/>
                    <w:bottom w:val="none" w:sz="0" w:space="0" w:color="auto"/>
                    <w:right w:val="none" w:sz="0" w:space="0" w:color="auto"/>
                  </w:divBdr>
                </w:div>
                <w:div w:id="676268326">
                  <w:marLeft w:val="0"/>
                  <w:marRight w:val="0"/>
                  <w:marTop w:val="0"/>
                  <w:marBottom w:val="0"/>
                  <w:divBdr>
                    <w:top w:val="none" w:sz="0" w:space="0" w:color="auto"/>
                    <w:left w:val="none" w:sz="0" w:space="0" w:color="auto"/>
                    <w:bottom w:val="none" w:sz="0" w:space="0" w:color="auto"/>
                    <w:right w:val="none" w:sz="0" w:space="0" w:color="auto"/>
                  </w:divBdr>
                </w:div>
                <w:div w:id="21444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343033">
      <w:bodyDiv w:val="1"/>
      <w:marLeft w:val="0"/>
      <w:marRight w:val="0"/>
      <w:marTop w:val="0"/>
      <w:marBottom w:val="0"/>
      <w:divBdr>
        <w:top w:val="none" w:sz="0" w:space="0" w:color="auto"/>
        <w:left w:val="none" w:sz="0" w:space="0" w:color="auto"/>
        <w:bottom w:val="none" w:sz="0" w:space="0" w:color="auto"/>
        <w:right w:val="none" w:sz="0" w:space="0" w:color="auto"/>
      </w:divBdr>
    </w:div>
    <w:div w:id="1746874301">
      <w:bodyDiv w:val="1"/>
      <w:marLeft w:val="0"/>
      <w:marRight w:val="0"/>
      <w:marTop w:val="0"/>
      <w:marBottom w:val="0"/>
      <w:divBdr>
        <w:top w:val="none" w:sz="0" w:space="0" w:color="auto"/>
        <w:left w:val="none" w:sz="0" w:space="0" w:color="auto"/>
        <w:bottom w:val="none" w:sz="0" w:space="0" w:color="auto"/>
        <w:right w:val="none" w:sz="0" w:space="0" w:color="auto"/>
      </w:divBdr>
    </w:div>
    <w:div w:id="1791626533">
      <w:bodyDiv w:val="1"/>
      <w:marLeft w:val="0"/>
      <w:marRight w:val="0"/>
      <w:marTop w:val="0"/>
      <w:marBottom w:val="0"/>
      <w:divBdr>
        <w:top w:val="none" w:sz="0" w:space="0" w:color="auto"/>
        <w:left w:val="none" w:sz="0" w:space="0" w:color="auto"/>
        <w:bottom w:val="none" w:sz="0" w:space="0" w:color="auto"/>
        <w:right w:val="none" w:sz="0" w:space="0" w:color="auto"/>
      </w:divBdr>
    </w:div>
    <w:div w:id="1836728031">
      <w:bodyDiv w:val="1"/>
      <w:marLeft w:val="0"/>
      <w:marRight w:val="0"/>
      <w:marTop w:val="0"/>
      <w:marBottom w:val="0"/>
      <w:divBdr>
        <w:top w:val="none" w:sz="0" w:space="0" w:color="auto"/>
        <w:left w:val="none" w:sz="0" w:space="0" w:color="auto"/>
        <w:bottom w:val="none" w:sz="0" w:space="0" w:color="auto"/>
        <w:right w:val="none" w:sz="0" w:space="0" w:color="auto"/>
      </w:divBdr>
    </w:div>
    <w:div w:id="2058776165">
      <w:bodyDiv w:val="1"/>
      <w:marLeft w:val="0"/>
      <w:marRight w:val="0"/>
      <w:marTop w:val="0"/>
      <w:marBottom w:val="0"/>
      <w:divBdr>
        <w:top w:val="none" w:sz="0" w:space="0" w:color="auto"/>
        <w:left w:val="none" w:sz="0" w:space="0" w:color="auto"/>
        <w:bottom w:val="none" w:sz="0" w:space="0" w:color="auto"/>
        <w:right w:val="none" w:sz="0" w:space="0" w:color="auto"/>
      </w:divBdr>
    </w:div>
    <w:div w:id="2063478911">
      <w:bodyDiv w:val="1"/>
      <w:marLeft w:val="0"/>
      <w:marRight w:val="0"/>
      <w:marTop w:val="0"/>
      <w:marBottom w:val="0"/>
      <w:divBdr>
        <w:top w:val="none" w:sz="0" w:space="0" w:color="auto"/>
        <w:left w:val="none" w:sz="0" w:space="0" w:color="auto"/>
        <w:bottom w:val="none" w:sz="0" w:space="0" w:color="auto"/>
        <w:right w:val="none" w:sz="0" w:space="0" w:color="auto"/>
      </w:divBdr>
    </w:div>
    <w:div w:id="208937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DA0A1-1C95-4C00-B662-D8566CF38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3386</Words>
  <Characters>19301</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Hanieh Mohammad Ali</dc:creator>
  <cp:keywords/>
  <dc:description/>
  <cp:lastModifiedBy>Mostafa Nazzari</cp:lastModifiedBy>
  <cp:revision>2</cp:revision>
  <dcterms:created xsi:type="dcterms:W3CDTF">2025-08-25T13:31:00Z</dcterms:created>
  <dcterms:modified xsi:type="dcterms:W3CDTF">2025-08-25T13:31:00Z</dcterms:modified>
</cp:coreProperties>
</file>